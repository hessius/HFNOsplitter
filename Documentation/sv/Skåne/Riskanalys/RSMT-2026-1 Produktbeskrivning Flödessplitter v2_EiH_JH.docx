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AFB48" w14:textId="77777777" w:rsidR="00D321B6" w:rsidRDefault="00D321B6" w:rsidP="00F3615B"/>
    <w:p w14:paraId="6FC6B073" w14:textId="77777777" w:rsidR="008D3DBF" w:rsidRDefault="008D3DBF" w:rsidP="003453B6"/>
    <w:p w14:paraId="346C2DEE" w14:textId="77777777" w:rsidR="008D3DBF" w:rsidRDefault="008D3DBF" w:rsidP="00112F83">
      <w:pPr>
        <w:jc w:val="center"/>
      </w:pPr>
    </w:p>
    <w:p w14:paraId="352ACA92" w14:textId="77777777" w:rsidR="008D3DBF" w:rsidRDefault="008D3DBF" w:rsidP="003453B6"/>
    <w:p w14:paraId="45AA04FA" w14:textId="77777777" w:rsidR="008D3DBF" w:rsidRDefault="008D3DBF" w:rsidP="00E11A60"/>
    <w:p w14:paraId="268DBEAB" w14:textId="77777777" w:rsidR="003453B6" w:rsidRDefault="003453B6" w:rsidP="008D3DBF">
      <w:pPr>
        <w:pStyle w:val="Frontpagetitle"/>
        <w:rPr>
          <w:smallCaps/>
        </w:rPr>
      </w:pPr>
    </w:p>
    <w:p w14:paraId="26D8636A" w14:textId="71BA5F1B" w:rsidR="008D3DBF" w:rsidRDefault="00D03FB1" w:rsidP="006B4A1D">
      <w:pPr>
        <w:pStyle w:val="Frontpagetitle"/>
      </w:pPr>
      <w:r>
        <w:rPr>
          <w:smallCaps/>
        </w:rPr>
        <w:t>Produktbeskrivning</w:t>
      </w:r>
    </w:p>
    <w:sdt>
      <w:sdtPr>
        <w:rPr>
          <w:color w:val="4472C4" w:themeColor="accent1"/>
          <w:sz w:val="28"/>
          <w:szCs w:val="28"/>
        </w:rPr>
        <w:alias w:val="Underrubrik"/>
        <w:tag w:val=""/>
        <w:id w:val="328029620"/>
        <w:placeholder>
          <w:docPart w:val="9F05E6850F1644C1BBDAE002A807CC6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4B981D02" w14:textId="0B99A5C1" w:rsidR="00D03FB1" w:rsidRPr="002B3047" w:rsidRDefault="00D03FB1" w:rsidP="00D03FB1">
          <w:pPr>
            <w:pStyle w:val="Ingetavstnd"/>
            <w:jc w:val="center"/>
            <w:rPr>
              <w:color w:val="4472C4" w:themeColor="accent1"/>
              <w:sz w:val="28"/>
              <w:szCs w:val="28"/>
            </w:rPr>
          </w:pPr>
          <w:r w:rsidRPr="000A4922">
            <w:rPr>
              <w:color w:val="4472C4" w:themeColor="accent1"/>
              <w:sz w:val="28"/>
              <w:szCs w:val="28"/>
            </w:rPr>
            <w:t>Flödessplitter för högflödesgrimma</w:t>
          </w:r>
        </w:p>
      </w:sdtContent>
    </w:sdt>
    <w:p w14:paraId="566AA350" w14:textId="77777777" w:rsidR="003453B6" w:rsidRDefault="003453B6" w:rsidP="003453B6"/>
    <w:p w14:paraId="54080AAE" w14:textId="77777777" w:rsidR="003453B6" w:rsidRDefault="003453B6" w:rsidP="003453B6"/>
    <w:p w14:paraId="538E8E26" w14:textId="77777777" w:rsidR="008D3DBF" w:rsidRDefault="008D3DBF" w:rsidP="003453B6"/>
    <w:p w14:paraId="1EF038F3" w14:textId="77777777" w:rsidR="008D3DBF" w:rsidRDefault="008D3DBF" w:rsidP="003453B6"/>
    <w:p w14:paraId="00C58066" w14:textId="77777777" w:rsidR="008D3DBF" w:rsidRDefault="008D3DBF" w:rsidP="003453B6"/>
    <w:p w14:paraId="33DB6C6C" w14:textId="77777777" w:rsidR="008D3DBF" w:rsidRDefault="008D3DBF" w:rsidP="003453B6"/>
    <w:p w14:paraId="03DB3AE3" w14:textId="77777777" w:rsidR="006B4A1D" w:rsidRDefault="006B4A1D" w:rsidP="003453B6"/>
    <w:p w14:paraId="0C6ED8AB" w14:textId="77777777" w:rsidR="006B4A1D" w:rsidRDefault="006B4A1D" w:rsidP="003453B6"/>
    <w:p w14:paraId="137ACAD0" w14:textId="77777777" w:rsidR="003B6F1F" w:rsidRDefault="003B6F1F" w:rsidP="008D3DBF">
      <w:pPr>
        <w:pStyle w:val="Sidhuvudliten"/>
        <w:rPr>
          <w:sz w:val="19"/>
          <w:szCs w:val="15"/>
          <w:lang w:val="sv-SE"/>
        </w:rPr>
      </w:pPr>
    </w:p>
    <w:tbl>
      <w:tblPr>
        <w:tblpPr w:leftFromText="141" w:rightFromText="141" w:vertAnchor="text" w:horzAnchor="margin" w:tblpY="331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5812"/>
      </w:tblGrid>
      <w:tr w:rsidR="008E44D8" w:rsidRPr="005F38BC" w14:paraId="3F1C737F" w14:textId="77777777" w:rsidTr="008E44D8">
        <w:trPr>
          <w:trHeight w:val="198"/>
        </w:trPr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34F9C" w14:textId="77777777" w:rsidR="008E44D8" w:rsidRDefault="008E44D8" w:rsidP="008E44D8">
            <w:pPr>
              <w:ind w:left="-108"/>
            </w:pPr>
            <w:r>
              <w:t>Projektet omfattar följande inventarier: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D20527" w14:textId="77777777" w:rsidR="008E44D8" w:rsidRDefault="008E44D8" w:rsidP="003B6F1F">
            <w:pPr>
              <w:pStyle w:val="Beskrivning"/>
              <w:rPr>
                <w:sz w:val="16"/>
                <w:szCs w:val="16"/>
              </w:rPr>
            </w:pPr>
          </w:p>
        </w:tc>
      </w:tr>
      <w:tr w:rsidR="003B6F1F" w:rsidRPr="005F38BC" w14:paraId="400680AB" w14:textId="77777777" w:rsidTr="003B6F1F">
        <w:trPr>
          <w:trHeight w:val="19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187B02B" w14:textId="77777777" w:rsidR="003B6F1F" w:rsidRPr="007D12AB" w:rsidRDefault="003B6F1F" w:rsidP="003B6F1F">
            <w:pPr>
              <w:pStyle w:val="Beskrivn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Benämning: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7E4415" w14:textId="77777777" w:rsidR="003B6F1F" w:rsidRPr="007D12AB" w:rsidRDefault="003B6F1F" w:rsidP="003B6F1F">
            <w:pPr>
              <w:pStyle w:val="Beskrivning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Nummer/kod:</w:t>
            </w:r>
          </w:p>
        </w:tc>
      </w:tr>
      <w:tr w:rsidR="003B6F1F" w:rsidRPr="005F38BC" w14:paraId="22501378" w14:textId="77777777" w:rsidTr="003B6F1F">
        <w:trPr>
          <w:trHeight w:val="449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2EBF3" w14:textId="77777777" w:rsidR="003B6F1F" w:rsidRDefault="003B6F1F" w:rsidP="003B6F1F"/>
        </w:tc>
        <w:tc>
          <w:tcPr>
            <w:tcW w:w="58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29C39" w14:textId="06FCDC0C" w:rsidR="003B6F1F" w:rsidRPr="005F38BC" w:rsidRDefault="00D03FB1" w:rsidP="003B6F1F">
            <w:r w:rsidRPr="00F26DC9">
              <w:t>202001962</w:t>
            </w:r>
            <w:r>
              <w:t xml:space="preserve">, </w:t>
            </w:r>
            <w:r w:rsidRPr="00F26DC9">
              <w:t>202001973</w:t>
            </w:r>
            <w:r>
              <w:t xml:space="preserve"> och </w:t>
            </w:r>
            <w:r w:rsidRPr="00F26DC9">
              <w:t>202001976</w:t>
            </w:r>
          </w:p>
        </w:tc>
      </w:tr>
    </w:tbl>
    <w:p w14:paraId="7507B77C" w14:textId="77777777" w:rsidR="00B03FE3" w:rsidRDefault="00B03FE3" w:rsidP="008E44D8"/>
    <w:p w14:paraId="4231B245" w14:textId="77777777" w:rsidR="00D03FB1" w:rsidRPr="002B3047" w:rsidRDefault="00B03FE3" w:rsidP="00D03FB1">
      <w:pPr>
        <w:pStyle w:val="TitleAbstractContents"/>
        <w:ind w:left="0" w:firstLine="425"/>
      </w:pPr>
      <w:r>
        <w:br w:type="page"/>
      </w:r>
      <w:r w:rsidR="00D03FB1" w:rsidRPr="002B3047">
        <w:lastRenderedPageBreak/>
        <w:t>Innehållsförteckning</w:t>
      </w:r>
    </w:p>
    <w:p w14:paraId="31377CCF" w14:textId="29B5C168" w:rsidR="00355A7B" w:rsidRDefault="00D03FB1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r w:rsidRPr="002B3047">
        <w:rPr>
          <w:noProof w:val="0"/>
        </w:rPr>
        <w:fldChar w:fldCharType="begin"/>
      </w:r>
      <w:r w:rsidRPr="002B3047">
        <w:rPr>
          <w:noProof w:val="0"/>
        </w:rPr>
        <w:instrText xml:space="preserve"> TOC \o "1-3" \h \z \u </w:instrText>
      </w:r>
      <w:r w:rsidRPr="002B3047">
        <w:rPr>
          <w:noProof w:val="0"/>
        </w:rPr>
        <w:fldChar w:fldCharType="separate"/>
      </w:r>
      <w:hyperlink w:anchor="_Toc36733394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355A7B" w:rsidRPr="0020287C">
          <w:rPr>
            <w:rStyle w:val="Hyperlnk"/>
          </w:rPr>
          <w:t xml:space="preserve"> Inledning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_Toc36733394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38BBD430" w14:textId="20AE16B6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395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355A7B" w:rsidRPr="0020287C">
          <w:rPr>
            <w:rStyle w:val="Hyperlnk"/>
          </w:rPr>
          <w:t xml:space="preserve"> Syfte och omfattning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_Toc36733395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18C7F7C0" w14:textId="00589639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396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355A7B" w:rsidRPr="0020287C">
          <w:rPr>
            <w:rStyle w:val="Hyperlnk"/>
          </w:rPr>
          <w:t xml:space="preserve"> Bakgrund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_Toc36733396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4A785113" w14:textId="2ED82DEC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397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355A7B" w:rsidRPr="0020287C">
          <w:rPr>
            <w:rStyle w:val="Hyperlnk"/>
          </w:rPr>
          <w:t xml:space="preserve"> Resultat från förstudie och forskning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_Toc36733397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04CB14F5" w14:textId="15D0FF94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398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355A7B" w:rsidRPr="0020287C">
          <w:rPr>
            <w:rStyle w:val="Hyperlnk"/>
          </w:rPr>
          <w:t xml:space="preserve"> Behov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_Toc36733398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7DEFA051" w14:textId="566B6330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399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355A7B" w:rsidRPr="0020287C">
          <w:rPr>
            <w:rStyle w:val="Hyperlnk"/>
          </w:rPr>
          <w:t xml:space="preserve"> Produktidentifikation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_Toc36733399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6CE62ECC" w14:textId="6DE4475F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400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355A7B" w:rsidRPr="0020287C">
          <w:rPr>
            <w:rStyle w:val="Hyperlnk"/>
          </w:rPr>
          <w:t xml:space="preserve"> Märkning av produkt: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_Toc36733400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3</w:t>
        </w:r>
        <w:r w:rsidR="00355A7B">
          <w:rPr>
            <w:webHidden/>
          </w:rPr>
          <w:fldChar w:fldCharType="end"/>
        </w:r>
      </w:hyperlink>
    </w:p>
    <w:p w14:paraId="559E2D30" w14:textId="46CFDDEB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01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355A7B" w:rsidRPr="0020287C">
          <w:rPr>
            <w:rStyle w:val="Hyperlnk"/>
          </w:rPr>
          <w:t xml:space="preserve"> Målgrupp och användarmiljö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_Toc36733401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4</w:t>
        </w:r>
        <w:r w:rsidR="00355A7B">
          <w:rPr>
            <w:webHidden/>
          </w:rPr>
          <w:fldChar w:fldCharType="end"/>
        </w:r>
      </w:hyperlink>
    </w:p>
    <w:p w14:paraId="303865A0" w14:textId="127CA3A0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02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355A7B" w:rsidRPr="0020287C">
          <w:rPr>
            <w:rStyle w:val="Hyperlnk"/>
          </w:rPr>
          <w:t xml:space="preserve"> Avsedd användning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_Toc36733402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4</w:t>
        </w:r>
        <w:r w:rsidR="00355A7B">
          <w:rPr>
            <w:webHidden/>
          </w:rPr>
          <w:fldChar w:fldCharType="end"/>
        </w:r>
      </w:hyperlink>
    </w:p>
    <w:p w14:paraId="7E9F8722" w14:textId="103D83C4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403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355A7B" w:rsidRPr="0020287C">
          <w:rPr>
            <w:rStyle w:val="Hyperlnk"/>
          </w:rPr>
          <w:t xml:space="preserve"> Rengöringsmetod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_Toc36733403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4</w:t>
        </w:r>
        <w:r w:rsidR="00355A7B">
          <w:rPr>
            <w:webHidden/>
          </w:rPr>
          <w:fldChar w:fldCharType="end"/>
        </w:r>
      </w:hyperlink>
    </w:p>
    <w:p w14:paraId="491025A7" w14:textId="1E29F4E1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04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 w:rsidR="00355A7B" w:rsidRPr="0020287C">
          <w:rPr>
            <w:rStyle w:val="Hyperlnk"/>
          </w:rPr>
          <w:t xml:space="preserve"> Kravställning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_Toc36733404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4</w:t>
        </w:r>
        <w:r w:rsidR="00355A7B">
          <w:rPr>
            <w:webHidden/>
          </w:rPr>
          <w:fldChar w:fldCharType="end"/>
        </w:r>
      </w:hyperlink>
    </w:p>
    <w:p w14:paraId="0B814CB7" w14:textId="1397DAC4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05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 w:rsidR="00355A7B" w:rsidRPr="0020287C">
          <w:rPr>
            <w:rStyle w:val="Hyperlnk"/>
          </w:rPr>
          <w:t xml:space="preserve"> Produkt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_Toc36733405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5</w:t>
        </w:r>
        <w:r w:rsidR="00355A7B">
          <w:rPr>
            <w:webHidden/>
          </w:rPr>
          <w:fldChar w:fldCharType="end"/>
        </w:r>
      </w:hyperlink>
    </w:p>
    <w:p w14:paraId="7A68C22C" w14:textId="5EC89C0B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406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</w:t>
        </w:r>
        <w:r w:rsidR="00355A7B" w:rsidRPr="0020287C">
          <w:rPr>
            <w:rStyle w:val="Hyperlnk"/>
          </w:rPr>
          <w:t xml:space="preserve"> Konstruktion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_Toc36733406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5</w:t>
        </w:r>
        <w:r w:rsidR="00355A7B">
          <w:rPr>
            <w:webHidden/>
          </w:rPr>
          <w:fldChar w:fldCharType="end"/>
        </w:r>
      </w:hyperlink>
    </w:p>
    <w:p w14:paraId="1FEE0CF2" w14:textId="012A6038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07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7.1.1.</w:t>
        </w:r>
        <w:r w:rsidR="00355A7B" w:rsidRPr="0020287C">
          <w:rPr>
            <w:rStyle w:val="Hyperlnk"/>
          </w:rPr>
          <w:t xml:space="preserve"> Syrgasaggregat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_Toc36733407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6</w:t>
        </w:r>
        <w:r w:rsidR="00355A7B">
          <w:rPr>
            <w:webHidden/>
          </w:rPr>
          <w:fldChar w:fldCharType="end"/>
        </w:r>
      </w:hyperlink>
    </w:p>
    <w:p w14:paraId="0A73563E" w14:textId="67539A3A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08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7.1.2.</w:t>
        </w:r>
        <w:r w:rsidR="00355A7B" w:rsidRPr="0020287C">
          <w:rPr>
            <w:rStyle w:val="Hyperlnk"/>
          </w:rPr>
          <w:t xml:space="preserve"> Airvo™ 2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_Toc36733408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6</w:t>
        </w:r>
        <w:r w:rsidR="00355A7B">
          <w:rPr>
            <w:webHidden/>
          </w:rPr>
          <w:fldChar w:fldCharType="end"/>
        </w:r>
      </w:hyperlink>
    </w:p>
    <w:p w14:paraId="05C03017" w14:textId="65F6EFBE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09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7.1.3.</w:t>
        </w:r>
        <w:r w:rsidR="00355A7B" w:rsidRPr="0020287C">
          <w:rPr>
            <w:rStyle w:val="Hyperlnk"/>
          </w:rPr>
          <w:t xml:space="preserve"> AirSpiral™ Tube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_Toc36733409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7</w:t>
        </w:r>
        <w:r w:rsidR="00355A7B">
          <w:rPr>
            <w:webHidden/>
          </w:rPr>
          <w:fldChar w:fldCharType="end"/>
        </w:r>
      </w:hyperlink>
    </w:p>
    <w:p w14:paraId="3901923C" w14:textId="4D043AAD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10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7.1.4.</w:t>
        </w:r>
        <w:r w:rsidR="00355A7B" w:rsidRPr="0020287C">
          <w:rPr>
            <w:rStyle w:val="Hyperlnk"/>
          </w:rPr>
          <w:t xml:space="preserve"> T-koppling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_Toc36733410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7</w:t>
        </w:r>
        <w:r w:rsidR="00355A7B">
          <w:rPr>
            <w:webHidden/>
          </w:rPr>
          <w:fldChar w:fldCharType="end"/>
        </w:r>
      </w:hyperlink>
    </w:p>
    <w:p w14:paraId="0C53E443" w14:textId="17DE5CF0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11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7.1.5.</w:t>
        </w:r>
        <w:r w:rsidR="00355A7B" w:rsidRPr="0020287C">
          <w:rPr>
            <w:rStyle w:val="Hyperlnk"/>
          </w:rPr>
          <w:t xml:space="preserve"> Philips Respironics BiPAP / CPAP Reusable Flexible Tubing.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_Toc36733411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8</w:t>
        </w:r>
        <w:r w:rsidR="00355A7B">
          <w:rPr>
            <w:webHidden/>
          </w:rPr>
          <w:fldChar w:fldCharType="end"/>
        </w:r>
      </w:hyperlink>
    </w:p>
    <w:p w14:paraId="0968975D" w14:textId="4338AAE9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12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7.1.6.</w:t>
        </w:r>
        <w:r w:rsidR="00355A7B" w:rsidRPr="0020287C">
          <w:rPr>
            <w:rStyle w:val="Hyperlnk"/>
          </w:rPr>
          <w:t xml:space="preserve"> Philips CPAP-Slangisolator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_Toc36733412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9</w:t>
        </w:r>
        <w:r w:rsidR="00355A7B">
          <w:rPr>
            <w:webHidden/>
          </w:rPr>
          <w:fldChar w:fldCharType="end"/>
        </w:r>
      </w:hyperlink>
    </w:p>
    <w:p w14:paraId="0C838708" w14:textId="037A6CC7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13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7.1.7.</w:t>
        </w:r>
        <w:r w:rsidR="00355A7B" w:rsidRPr="0020287C">
          <w:rPr>
            <w:rStyle w:val="Hyperlnk"/>
          </w:rPr>
          <w:t xml:space="preserve"> Optiflowadapter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_Toc36733413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9</w:t>
        </w:r>
        <w:r w:rsidR="00355A7B">
          <w:rPr>
            <w:webHidden/>
          </w:rPr>
          <w:fldChar w:fldCharType="end"/>
        </w:r>
      </w:hyperlink>
    </w:p>
    <w:p w14:paraId="2CDFF2E2" w14:textId="7A07764E" w:rsidR="00355A7B" w:rsidRDefault="00D95999" w:rsidP="00355A7B">
      <w:pPr>
        <w:pStyle w:val="Innehll3"/>
        <w:spacing w:after="0"/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</w:pPr>
      <w:hyperlink w:anchor="_Toc36733414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7.1.8.</w:t>
        </w:r>
        <w:r w:rsidR="00355A7B" w:rsidRPr="0020287C">
          <w:rPr>
            <w:rStyle w:val="Hyperlnk"/>
          </w:rPr>
          <w:t xml:space="preserve"> Optiflow™ Nasal Cannula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_Toc36733414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10</w:t>
        </w:r>
        <w:r w:rsidR="00355A7B">
          <w:rPr>
            <w:webHidden/>
          </w:rPr>
          <w:fldChar w:fldCharType="end"/>
        </w:r>
      </w:hyperlink>
    </w:p>
    <w:p w14:paraId="26758BB0" w14:textId="7783E947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415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</w:t>
        </w:r>
        <w:r w:rsidR="00355A7B" w:rsidRPr="0020287C">
          <w:rPr>
            <w:rStyle w:val="Hyperlnk"/>
          </w:rPr>
          <w:t xml:space="preserve"> Mjukvara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_Toc36733415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10</w:t>
        </w:r>
        <w:r w:rsidR="00355A7B">
          <w:rPr>
            <w:webHidden/>
          </w:rPr>
          <w:fldChar w:fldCharType="end"/>
        </w:r>
      </w:hyperlink>
    </w:p>
    <w:p w14:paraId="067CB2A3" w14:textId="01733FC6" w:rsidR="00355A7B" w:rsidRDefault="00D95999" w:rsidP="00355A7B">
      <w:pPr>
        <w:pStyle w:val="Innehll2"/>
        <w:spacing w:after="0"/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</w:rPr>
      </w:pPr>
      <w:hyperlink w:anchor="_Toc36733416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</w:t>
        </w:r>
        <w:r w:rsidR="00355A7B" w:rsidRPr="0020287C">
          <w:rPr>
            <w:rStyle w:val="Hyperlnk"/>
          </w:rPr>
          <w:t xml:space="preserve"> Designhistorik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_Toc36733416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10</w:t>
        </w:r>
        <w:r w:rsidR="00355A7B">
          <w:rPr>
            <w:webHidden/>
          </w:rPr>
          <w:fldChar w:fldCharType="end"/>
        </w:r>
      </w:hyperlink>
    </w:p>
    <w:p w14:paraId="78DDC691" w14:textId="7FF8E62A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17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</w:t>
        </w:r>
        <w:r w:rsidR="00355A7B" w:rsidRPr="0020287C">
          <w:rPr>
            <w:rStyle w:val="Hyperlnk"/>
          </w:rPr>
          <w:t xml:space="preserve"> Testning utförd innan kliniskt bruk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_Toc36733417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10</w:t>
        </w:r>
        <w:r w:rsidR="00355A7B">
          <w:rPr>
            <w:webHidden/>
          </w:rPr>
          <w:fldChar w:fldCharType="end"/>
        </w:r>
      </w:hyperlink>
    </w:p>
    <w:p w14:paraId="6F17A115" w14:textId="224FAEB5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18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</w:t>
        </w:r>
        <w:r w:rsidR="00355A7B" w:rsidRPr="0020287C">
          <w:rPr>
            <w:rStyle w:val="Hyperlnk"/>
          </w:rPr>
          <w:t xml:space="preserve"> Varningar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_Toc36733418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11</w:t>
        </w:r>
        <w:r w:rsidR="00355A7B">
          <w:rPr>
            <w:webHidden/>
          </w:rPr>
          <w:fldChar w:fldCharType="end"/>
        </w:r>
      </w:hyperlink>
    </w:p>
    <w:p w14:paraId="788B9EEF" w14:textId="77F34D75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19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</w:t>
        </w:r>
        <w:r w:rsidR="00355A7B" w:rsidRPr="0020287C">
          <w:rPr>
            <w:rStyle w:val="Hyperlnk"/>
          </w:rPr>
          <w:t xml:space="preserve"> Servicemanual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_Toc36733419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11</w:t>
        </w:r>
        <w:r w:rsidR="00355A7B">
          <w:rPr>
            <w:webHidden/>
          </w:rPr>
          <w:fldChar w:fldCharType="end"/>
        </w:r>
      </w:hyperlink>
    </w:p>
    <w:p w14:paraId="1F5D1DDA" w14:textId="3B2812EB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20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</w:t>
        </w:r>
        <w:r w:rsidR="00355A7B" w:rsidRPr="0020287C">
          <w:rPr>
            <w:rStyle w:val="Hyperlnk"/>
          </w:rPr>
          <w:t xml:space="preserve"> Existerande klinisk data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_Toc36733420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11</w:t>
        </w:r>
        <w:r w:rsidR="00355A7B">
          <w:rPr>
            <w:webHidden/>
          </w:rPr>
          <w:fldChar w:fldCharType="end"/>
        </w:r>
      </w:hyperlink>
    </w:p>
    <w:p w14:paraId="524F04BE" w14:textId="1127F6F1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21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12.</w:t>
        </w:r>
        <w:r w:rsidR="00355A7B" w:rsidRPr="0020287C">
          <w:rPr>
            <w:rStyle w:val="Hyperlnk"/>
          </w:rPr>
          <w:t xml:space="preserve"> Referenser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_Toc36733421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11</w:t>
        </w:r>
        <w:r w:rsidR="00355A7B">
          <w:rPr>
            <w:webHidden/>
          </w:rPr>
          <w:fldChar w:fldCharType="end"/>
        </w:r>
      </w:hyperlink>
    </w:p>
    <w:p w14:paraId="3C75D0FA" w14:textId="40603399" w:rsidR="00355A7B" w:rsidRDefault="00D95999" w:rsidP="00355A7B">
      <w:pPr>
        <w:pStyle w:val="Innehll1"/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22" w:history="1">
        <w:r w:rsidR="00355A7B" w:rsidRPr="0020287C">
          <w:rPr>
            <w:rStyle w:val="Hyperl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13.</w:t>
        </w:r>
        <w:r w:rsidR="00355A7B" w:rsidRPr="0020287C">
          <w:rPr>
            <w:rStyle w:val="Hyperlnk"/>
          </w:rPr>
          <w:t xml:space="preserve"> Revisionshistorik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_Toc36733422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12</w:t>
        </w:r>
        <w:r w:rsidR="00355A7B">
          <w:rPr>
            <w:webHidden/>
          </w:rPr>
          <w:fldChar w:fldCharType="end"/>
        </w:r>
      </w:hyperlink>
    </w:p>
    <w:p w14:paraId="0EDEEC80" w14:textId="67115D2B" w:rsidR="00355A7B" w:rsidRDefault="00D95999" w:rsidP="00355A7B">
      <w:pPr>
        <w:pStyle w:val="Innehll1"/>
        <w:tabs>
          <w:tab w:val="left" w:pos="1924"/>
        </w:tabs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23" w:history="1">
        <w:r w:rsidR="00355A7B" w:rsidRPr="0020287C">
          <w:rPr>
            <w:rStyle w:val="Hyperlnk"/>
          </w:rPr>
          <w:t>Appendix A</w:t>
        </w:r>
        <w:r w:rsidR="00355A7B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szCs w:val="22"/>
          </w:rPr>
          <w:tab/>
        </w:r>
        <w:r w:rsidR="00355A7B" w:rsidRPr="0020287C">
          <w:rPr>
            <w:rStyle w:val="Hyperlnk"/>
          </w:rPr>
          <w:t>Simuleringar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_Toc36733423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13</w:t>
        </w:r>
        <w:r w:rsidR="00355A7B">
          <w:rPr>
            <w:webHidden/>
          </w:rPr>
          <w:fldChar w:fldCharType="end"/>
        </w:r>
      </w:hyperlink>
    </w:p>
    <w:p w14:paraId="1923B0A3" w14:textId="73117C0F" w:rsidR="00355A7B" w:rsidRDefault="00D95999" w:rsidP="00355A7B">
      <w:pPr>
        <w:pStyle w:val="Innehll1"/>
        <w:tabs>
          <w:tab w:val="left" w:pos="1924"/>
        </w:tabs>
        <w:spacing w:after="0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</w:rPr>
      </w:pPr>
      <w:hyperlink w:anchor="_Toc36733424" w:history="1">
        <w:r w:rsidR="00355A7B" w:rsidRPr="0020287C">
          <w:rPr>
            <w:rStyle w:val="Hyperlnk"/>
          </w:rPr>
          <w:t>Appendix B</w:t>
        </w:r>
        <w:r w:rsidR="00355A7B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szCs w:val="22"/>
          </w:rPr>
          <w:tab/>
        </w:r>
        <w:r w:rsidR="00355A7B" w:rsidRPr="0020287C">
          <w:rPr>
            <w:rStyle w:val="Hyperlnk"/>
          </w:rPr>
          <w:t>Kravgenomgång</w:t>
        </w:r>
        <w:r w:rsidR="00355A7B">
          <w:rPr>
            <w:webHidden/>
          </w:rPr>
          <w:tab/>
        </w:r>
        <w:r w:rsidR="00355A7B">
          <w:rPr>
            <w:webHidden/>
          </w:rPr>
          <w:fldChar w:fldCharType="begin"/>
        </w:r>
        <w:r w:rsidR="00355A7B">
          <w:rPr>
            <w:webHidden/>
          </w:rPr>
          <w:instrText xml:space="preserve"> PAGEREF _Toc36733424 \h </w:instrText>
        </w:r>
        <w:r w:rsidR="00355A7B">
          <w:rPr>
            <w:webHidden/>
          </w:rPr>
        </w:r>
        <w:r w:rsidR="00355A7B">
          <w:rPr>
            <w:webHidden/>
          </w:rPr>
          <w:fldChar w:fldCharType="separate"/>
        </w:r>
        <w:r w:rsidR="008B310C">
          <w:rPr>
            <w:webHidden/>
          </w:rPr>
          <w:t>14</w:t>
        </w:r>
        <w:r w:rsidR="00355A7B">
          <w:rPr>
            <w:webHidden/>
          </w:rPr>
          <w:fldChar w:fldCharType="end"/>
        </w:r>
      </w:hyperlink>
    </w:p>
    <w:p w14:paraId="28E27FA2" w14:textId="093C114B" w:rsidR="00D03FB1" w:rsidRPr="002B3047" w:rsidRDefault="00D03FB1" w:rsidP="00355A7B">
      <w:pPr>
        <w:pStyle w:val="Innehll1"/>
        <w:tabs>
          <w:tab w:val="left" w:pos="1924"/>
        </w:tabs>
        <w:spacing w:after="0"/>
      </w:pPr>
      <w:r w:rsidRPr="002B3047">
        <w:fldChar w:fldCharType="end"/>
      </w:r>
      <w:bookmarkStart w:id="0" w:name="_Toc416166772"/>
      <w:r w:rsidRPr="002B3047">
        <w:br w:type="page"/>
      </w:r>
    </w:p>
    <w:p w14:paraId="14474292" w14:textId="77777777" w:rsidR="00D03FB1" w:rsidRPr="002B3047" w:rsidRDefault="00D03FB1" w:rsidP="00D03FB1">
      <w:pPr>
        <w:pStyle w:val="Rubrik1"/>
      </w:pPr>
      <w:bookmarkStart w:id="1" w:name="_Toc353802067"/>
      <w:bookmarkStart w:id="2" w:name="_Toc4145077"/>
      <w:bookmarkStart w:id="3" w:name="_Toc36733394"/>
      <w:bookmarkEnd w:id="0"/>
      <w:r w:rsidRPr="002B3047">
        <w:lastRenderedPageBreak/>
        <w:t>In</w:t>
      </w:r>
      <w:bookmarkEnd w:id="1"/>
      <w:r w:rsidRPr="002B3047">
        <w:t>ledning</w:t>
      </w:r>
      <w:bookmarkEnd w:id="2"/>
      <w:bookmarkEnd w:id="3"/>
    </w:p>
    <w:p w14:paraId="0CD190EA" w14:textId="39C8470A" w:rsidR="00D03FB1" w:rsidRPr="002B3047" w:rsidRDefault="00D03FB1" w:rsidP="00D03FB1">
      <w:pPr>
        <w:rPr>
          <w:i/>
          <w:color w:val="FF0000"/>
        </w:rPr>
      </w:pPr>
      <w:r w:rsidRPr="002B3047">
        <w:t xml:space="preserve">Denna produktbeskrivning är upprättad i enlighet med </w:t>
      </w:r>
      <w:r>
        <w:t xml:space="preserve">tillämpliga delar av </w:t>
      </w:r>
      <w:r w:rsidRPr="002B3047">
        <w:t xml:space="preserve">standarden för Klinisk prövning av medicintekniska produkter – God klinisk praxis Annex B SS-EN ISO 14155:2011 </w:t>
      </w:r>
      <w:sdt>
        <w:sdtPr>
          <w:id w:val="486908802"/>
          <w:citation/>
        </w:sdtPr>
        <w:sdtEndPr/>
        <w:sdtContent>
          <w:r w:rsidRPr="002B3047">
            <w:fldChar w:fldCharType="begin"/>
          </w:r>
          <w:r w:rsidRPr="002B3047">
            <w:instrText xml:space="preserve"> CITATION ISO14155_2011 \l 1053 </w:instrText>
          </w:r>
          <w:r w:rsidRPr="002B3047">
            <w:fldChar w:fldCharType="separate"/>
          </w:r>
          <w:r w:rsidR="006C0D4B">
            <w:rPr>
              <w:noProof/>
            </w:rPr>
            <w:t>(1)</w:t>
          </w:r>
          <w:r w:rsidRPr="002B3047">
            <w:fldChar w:fldCharType="end"/>
          </w:r>
        </w:sdtContent>
      </w:sdt>
      <w:r w:rsidRPr="002B3047">
        <w:t>.</w:t>
      </w:r>
      <w:r>
        <w:t xml:space="preserve"> </w:t>
      </w:r>
    </w:p>
    <w:p w14:paraId="5EB12B7C" w14:textId="77777777" w:rsidR="00D03FB1" w:rsidRPr="002B3047" w:rsidRDefault="00D03FB1" w:rsidP="00D03FB1">
      <w:pPr>
        <w:pStyle w:val="Rubrik2"/>
      </w:pPr>
      <w:bookmarkStart w:id="4" w:name="_Toc4145078"/>
      <w:bookmarkStart w:id="5" w:name="_Toc36733395"/>
      <w:r w:rsidRPr="002B3047">
        <w:t>Syfte och omfattning</w:t>
      </w:r>
      <w:bookmarkEnd w:id="4"/>
      <w:bookmarkEnd w:id="5"/>
    </w:p>
    <w:p w14:paraId="4DDE2304" w14:textId="77777777" w:rsidR="00D03FB1" w:rsidRPr="002B3047" w:rsidRDefault="00D03FB1" w:rsidP="00D03FB1">
      <w:r w:rsidRPr="002B3047">
        <w:t>Syftet med dokumentet är att beskriva hur de krav som definierats är implementerade samt hur produkten är uppbyggd.</w:t>
      </w:r>
    </w:p>
    <w:p w14:paraId="5DF22AAA" w14:textId="77777777" w:rsidR="00D03FB1" w:rsidRPr="002B3047" w:rsidRDefault="00D03FB1" w:rsidP="00D03FB1">
      <w:pPr>
        <w:pStyle w:val="Rubrik1"/>
      </w:pPr>
      <w:bookmarkStart w:id="6" w:name="_Toc4145079"/>
      <w:bookmarkStart w:id="7" w:name="_Toc36733396"/>
      <w:r w:rsidRPr="002B3047">
        <w:t>Bakgrund</w:t>
      </w:r>
      <w:bookmarkEnd w:id="6"/>
      <w:bookmarkEnd w:id="7"/>
    </w:p>
    <w:p w14:paraId="2E5BB046" w14:textId="77777777" w:rsidR="00D03FB1" w:rsidRPr="002B3047" w:rsidRDefault="00D03FB1" w:rsidP="00D03FB1">
      <w:pPr>
        <w:pStyle w:val="Rubrik2"/>
      </w:pPr>
      <w:bookmarkStart w:id="8" w:name="_Toc527625206"/>
      <w:bookmarkStart w:id="9" w:name="_Toc4145080"/>
      <w:bookmarkStart w:id="10" w:name="_Toc36733397"/>
      <w:r w:rsidRPr="002B3047">
        <w:t>Resultat från förstudie och forskning</w:t>
      </w:r>
      <w:bookmarkEnd w:id="8"/>
      <w:bookmarkEnd w:id="9"/>
      <w:bookmarkEnd w:id="10"/>
    </w:p>
    <w:p w14:paraId="0E863238" w14:textId="0265CAF3" w:rsidR="00D03FB1" w:rsidRDefault="00D03FB1" w:rsidP="00D03FB1">
      <w:r>
        <w:t xml:space="preserve">Då det uppstod ett akut bristläge i försörjning med material och apparater grund av Covid-19 har det tagits fram en lösning för att </w:t>
      </w:r>
      <w:del w:id="11" w:author="Einar Heiberg" w:date="2020-04-02T22:52:00Z">
        <w:r w:rsidDel="001633DA">
          <w:delText xml:space="preserve">lunna </w:delText>
        </w:r>
      </w:del>
      <w:ins w:id="12" w:author="Einar Heiberg" w:date="2020-04-02T22:52:00Z">
        <w:r w:rsidR="001633DA">
          <w:t xml:space="preserve">kunna </w:t>
        </w:r>
      </w:ins>
      <w:r>
        <w:t xml:space="preserve">dela på en Optiflow till två patienter inom sjukvården. </w:t>
      </w:r>
    </w:p>
    <w:p w14:paraId="4D413814" w14:textId="77777777" w:rsidR="00D03FB1" w:rsidRPr="002B3047" w:rsidRDefault="00D03FB1" w:rsidP="00D03FB1">
      <w:r>
        <w:t>Ett flertal olika varianter och modeller har provats fram, i form av design och idéer, samt genom simuleringar.</w:t>
      </w:r>
    </w:p>
    <w:p w14:paraId="5A1137C6" w14:textId="77777777" w:rsidR="00D03FB1" w:rsidRDefault="00D03FB1" w:rsidP="00D03FB1">
      <w:pPr>
        <w:pStyle w:val="Rubrik2"/>
      </w:pPr>
      <w:bookmarkStart w:id="13" w:name="_Toc4145081"/>
      <w:bookmarkStart w:id="14" w:name="_Toc36733398"/>
      <w:r w:rsidRPr="002B3047">
        <w:t>Behov</w:t>
      </w:r>
      <w:bookmarkEnd w:id="13"/>
      <w:bookmarkEnd w:id="14"/>
    </w:p>
    <w:p w14:paraId="61957EF8" w14:textId="795C8306" w:rsidR="00D03FB1" w:rsidRDefault="00D03FB1" w:rsidP="00D03FB1">
      <w:r>
        <w:t xml:space="preserve">Syftet med produkten är att kunna ge fler patienter möjlighet till behandling med högflöde än vad som finns i form av apparatur att tillgå. Genom att dela på flödet från en apparat till två patienter kan man teoretiskt dubblera möjligheten till behandling. Ytterligare delning </w:t>
      </w:r>
      <w:r w:rsidR="00A558AD">
        <w:t xml:space="preserve">av flödet </w:t>
      </w:r>
      <w:r>
        <w:t xml:space="preserve">till </w:t>
      </w:r>
      <w:r w:rsidR="005A7BFC">
        <w:t>fler patienter</w:t>
      </w:r>
      <w:r>
        <w:t xml:space="preserve"> är teoretiskt möjligt baserat på detta arbete</w:t>
      </w:r>
      <w:r w:rsidR="00A558AD">
        <w:t xml:space="preserve"> genom vidareutveckling av T-kopplingen</w:t>
      </w:r>
      <w:r>
        <w:t>.</w:t>
      </w:r>
    </w:p>
    <w:p w14:paraId="3F34DA58" w14:textId="15CC79ED" w:rsidR="00D03FB1" w:rsidRPr="00616E69" w:rsidRDefault="00D03FB1" w:rsidP="005A7BFC">
      <w:r>
        <w:t>De</w:t>
      </w:r>
      <w:r w:rsidR="005A7BFC">
        <w:t>nn</w:t>
      </w:r>
      <w:r>
        <w:t xml:space="preserve">a </w:t>
      </w:r>
      <w:r w:rsidR="005A7BFC">
        <w:t xml:space="preserve">produkt </w:t>
      </w:r>
      <w:r>
        <w:t xml:space="preserve">ger </w:t>
      </w:r>
      <w:r w:rsidR="005A7BFC">
        <w:t xml:space="preserve">en </w:t>
      </w:r>
      <w:r>
        <w:t>möjlighet till att täcka ett akut behov som är omöjligt att tillfredsställa på marknaden.</w:t>
      </w:r>
    </w:p>
    <w:p w14:paraId="69A92B2C" w14:textId="77777777" w:rsidR="00D03FB1" w:rsidRPr="002B3047" w:rsidRDefault="00D03FB1" w:rsidP="00D03FB1">
      <w:pPr>
        <w:pStyle w:val="Rubrik1"/>
      </w:pPr>
      <w:bookmarkStart w:id="15" w:name="_Toc4145082"/>
      <w:bookmarkStart w:id="16" w:name="_Toc36733399"/>
      <w:r w:rsidRPr="002B3047">
        <w:t>Produktidentifikation</w:t>
      </w:r>
      <w:bookmarkEnd w:id="15"/>
      <w:bookmarkEnd w:id="16"/>
    </w:p>
    <w:p w14:paraId="19EA2296" w14:textId="77777777" w:rsidR="00D03FB1" w:rsidRDefault="00D03FB1" w:rsidP="00D03FB1">
      <w:pPr>
        <w:rPr>
          <w:rStyle w:val="hps"/>
        </w:rPr>
      </w:pPr>
      <w:r w:rsidRPr="002B3047">
        <w:rPr>
          <w:rStyle w:val="hps"/>
        </w:rPr>
        <w:t>Produkten identifieras</w:t>
      </w:r>
      <w:r w:rsidRPr="002B3047">
        <w:t xml:space="preserve"> </w:t>
      </w:r>
      <w:r w:rsidRPr="002B3047">
        <w:rPr>
          <w:rStyle w:val="hps"/>
        </w:rPr>
        <w:t xml:space="preserve">med inventarienummer i Medusa: </w:t>
      </w:r>
    </w:p>
    <w:p w14:paraId="463D81AD" w14:textId="77777777" w:rsidR="00D03FB1" w:rsidRDefault="00D03FB1" w:rsidP="00D03FB1">
      <w:r>
        <w:rPr>
          <w:rStyle w:val="hps"/>
        </w:rPr>
        <w:t xml:space="preserve">T-koppling: </w:t>
      </w:r>
      <w:r w:rsidRPr="00362902">
        <w:t>202001962</w:t>
      </w:r>
      <w:r w:rsidRPr="002B3047">
        <w:t>.</w:t>
      </w:r>
    </w:p>
    <w:p w14:paraId="40A491A1" w14:textId="77777777" w:rsidR="00D03FB1" w:rsidRDefault="00D03FB1" w:rsidP="00D03FB1">
      <w:r w:rsidRPr="00EA0B1E">
        <w:t>Optiflow</w:t>
      </w:r>
      <w:r>
        <w:t>-</w:t>
      </w:r>
      <w:r w:rsidRPr="00EA0B1E">
        <w:t>adapter</w:t>
      </w:r>
      <w:r>
        <w:t xml:space="preserve">: </w:t>
      </w:r>
      <w:r w:rsidRPr="00EA0B1E">
        <w:t>202001973</w:t>
      </w:r>
    </w:p>
    <w:p w14:paraId="0473A7C8" w14:textId="77777777" w:rsidR="00D03FB1" w:rsidRPr="002B3047" w:rsidRDefault="00D03FB1" w:rsidP="00D03FB1">
      <w:r>
        <w:t xml:space="preserve">Hela projektet: </w:t>
      </w:r>
      <w:r w:rsidRPr="00EA0B1E">
        <w:t>20200197</w:t>
      </w:r>
      <w:r>
        <w:t>6</w:t>
      </w:r>
    </w:p>
    <w:p w14:paraId="63F85269" w14:textId="77777777" w:rsidR="00D03FB1" w:rsidRPr="002B3047" w:rsidRDefault="00D03FB1" w:rsidP="00D03FB1">
      <w:r w:rsidRPr="002B3047">
        <w:rPr>
          <w:b/>
        </w:rPr>
        <w:t>Tillverkare:</w:t>
      </w:r>
      <w:r w:rsidRPr="002B3047">
        <w:br/>
        <w:t>Medicinsk Teknik Skåne</w:t>
      </w:r>
      <w:r>
        <w:t>, Digitalisering IT och MT,</w:t>
      </w:r>
      <w:r w:rsidRPr="002B3047">
        <w:br/>
      </w:r>
      <w:r>
        <w:t>291 89 Kristianstad</w:t>
      </w:r>
    </w:p>
    <w:p w14:paraId="487E6D2C" w14:textId="77777777" w:rsidR="00D03FB1" w:rsidRDefault="00D03FB1" w:rsidP="00D03FB1">
      <w:pPr>
        <w:pStyle w:val="Rubrik2"/>
      </w:pPr>
      <w:bookmarkStart w:id="17" w:name="_Toc36733400"/>
      <w:r w:rsidRPr="002B3047">
        <w:t>Märkning av produkt:</w:t>
      </w:r>
      <w:bookmarkEnd w:id="17"/>
    </w:p>
    <w:p w14:paraId="352F0175" w14:textId="77777777" w:rsidR="00D03FB1" w:rsidRDefault="00D03FB1" w:rsidP="00D03FB1">
      <w:r>
        <w:t>Märkning görs på förpackning med hjälp av etikett, detta då det inte är möjligt att sätta etikett på själva produkten: dels av praktiska skäl dels ur er ett hygienperspektiv.</w:t>
      </w:r>
    </w:p>
    <w:p w14:paraId="6757C27D" w14:textId="77777777" w:rsidR="00D03FB1" w:rsidRDefault="00D03FB1" w:rsidP="00D03FB1">
      <w:r>
        <w:lastRenderedPageBreak/>
        <w:t xml:space="preserve">Etikett 1: Egentillverkad produkt, </w:t>
      </w:r>
      <w:hyperlink r:id="rId13" w:history="1">
        <w:r w:rsidRPr="00C734E1">
          <w:rPr>
            <w:rStyle w:val="Hyperlnk"/>
          </w:rPr>
          <w:t>fou.mt@skane.se</w:t>
        </w:r>
      </w:hyperlink>
    </w:p>
    <w:p w14:paraId="2CCD1F36" w14:textId="77777777" w:rsidR="00D03FB1" w:rsidRPr="00495C7C" w:rsidRDefault="00D03FB1" w:rsidP="00D03FB1">
      <w:r>
        <w:t>Etikett 2: Egentillverkning, inventarienummer</w:t>
      </w:r>
    </w:p>
    <w:p w14:paraId="54332060" w14:textId="77777777" w:rsidR="00D03FB1" w:rsidRPr="002B3047" w:rsidRDefault="00D03FB1" w:rsidP="00D03FB1">
      <w:pPr>
        <w:pStyle w:val="Rubrik1"/>
      </w:pPr>
      <w:bookmarkStart w:id="18" w:name="_Toc4145083"/>
      <w:bookmarkStart w:id="19" w:name="_Toc36733401"/>
      <w:r w:rsidRPr="002B3047">
        <w:t>Målgrupp och användarmiljö</w:t>
      </w:r>
      <w:bookmarkEnd w:id="18"/>
      <w:bookmarkEnd w:id="19"/>
    </w:p>
    <w:p w14:paraId="04FAF9AE" w14:textId="52345FA0" w:rsidR="001633DA" w:rsidRDefault="00D03FB1" w:rsidP="001633DA">
      <w:pPr>
        <w:rPr>
          <w:ins w:id="20" w:author="Einar Heiberg" w:date="2020-04-02T22:52:00Z"/>
        </w:rPr>
      </w:pPr>
      <w:r>
        <w:t>Personal inom Region Skånes hälso- och sjukvård som har behov av</w:t>
      </w:r>
      <w:ins w:id="21" w:author="Einar Heiberg" w:date="2020-04-02T22:53:00Z">
        <w:r w:rsidR="001633DA">
          <w:t xml:space="preserve"> att</w:t>
        </w:r>
      </w:ins>
      <w:del w:id="22" w:author="Einar Heiberg" w:date="2020-04-02T22:53:00Z">
        <w:r w:rsidDel="001633DA">
          <w:delText>.</w:delText>
        </w:r>
      </w:del>
      <w:ins w:id="23" w:author="Einar Heiberg" w:date="2020-04-02T22:52:00Z">
        <w:r w:rsidR="001633DA" w:rsidRPr="001633DA">
          <w:t xml:space="preserve"> </w:t>
        </w:r>
        <w:r w:rsidR="001633DA">
          <w:t xml:space="preserve">kunna dela på en Optiflow till två patienter inom sjukvården. </w:t>
        </w:r>
      </w:ins>
    </w:p>
    <w:p w14:paraId="486DE0D6" w14:textId="2B492F66" w:rsidR="00D03FB1" w:rsidRPr="002B3047" w:rsidRDefault="00D03FB1" w:rsidP="00D03FB1">
      <w:r>
        <w:t>..</w:t>
      </w:r>
    </w:p>
    <w:p w14:paraId="3A57430A" w14:textId="77777777" w:rsidR="00D03FB1" w:rsidRPr="002B3047" w:rsidRDefault="00D03FB1" w:rsidP="00D03FB1">
      <w:pPr>
        <w:pStyle w:val="Rubrik1"/>
      </w:pPr>
      <w:bookmarkStart w:id="24" w:name="_Toc4145084"/>
      <w:bookmarkStart w:id="25" w:name="_Toc36733402"/>
      <w:r w:rsidRPr="002B3047">
        <w:t>Avsedd användning</w:t>
      </w:r>
      <w:bookmarkEnd w:id="24"/>
      <w:bookmarkEnd w:id="25"/>
    </w:p>
    <w:p w14:paraId="40B3B38B" w14:textId="77777777" w:rsidR="00D03FB1" w:rsidRDefault="00D03FB1" w:rsidP="00D03FB1">
      <w:r>
        <w:t>I enlighet med tillverkaren för utrustningen Airvo 2 (</w:t>
      </w:r>
      <w:r w:rsidRPr="00493A5A">
        <w:t>Fisher &amp; Paykel Healthcare</w:t>
      </w:r>
      <w:r>
        <w:t>).</w:t>
      </w:r>
    </w:p>
    <w:p w14:paraId="48FBBE54" w14:textId="77777777" w:rsidR="00D03FB1" w:rsidRPr="002B3047" w:rsidRDefault="00D03FB1" w:rsidP="00D03FB1">
      <w:r>
        <w:t xml:space="preserve">T-kopplingen är endast avsedd att kopplas mellan </w:t>
      </w:r>
      <w:r w:rsidRPr="00EC3483">
        <w:t>AirSpiral™ Tube</w:t>
      </w:r>
      <w:r>
        <w:t xml:space="preserve"> och C-PAP slang. På avsedda platser på T-kopplingen skall PET-flaska vara ansluten, detta för att kondensvatten skall avledas och systemet blir tätt.</w:t>
      </w:r>
    </w:p>
    <w:p w14:paraId="7CC16664" w14:textId="77777777" w:rsidR="00D03FB1" w:rsidRDefault="00D03FB1" w:rsidP="00D03FB1">
      <w:pPr>
        <w:pStyle w:val="Rubrik2"/>
      </w:pPr>
      <w:bookmarkStart w:id="26" w:name="_Toc4145085"/>
      <w:bookmarkStart w:id="27" w:name="_Ref36119403"/>
      <w:bookmarkStart w:id="28" w:name="_Toc36733403"/>
      <w:r w:rsidRPr="002B3047">
        <w:t>Rengöringsmetod</w:t>
      </w:r>
      <w:bookmarkEnd w:id="26"/>
      <w:bookmarkEnd w:id="27"/>
      <w:bookmarkEnd w:id="28"/>
    </w:p>
    <w:p w14:paraId="22820E47" w14:textId="467B8347" w:rsidR="00D03FB1" w:rsidRDefault="00D03FB1" w:rsidP="00D03FB1">
      <w:r>
        <w:t xml:space="preserve">Denna metod gäller för </w:t>
      </w:r>
      <w:r w:rsidRPr="006C0D4B">
        <w:rPr>
          <w:b/>
          <w:bCs/>
        </w:rPr>
        <w:t>T-kopplingen</w:t>
      </w:r>
      <w:r>
        <w:t xml:space="preserve"> och </w:t>
      </w:r>
      <w:r w:rsidRPr="006C0D4B">
        <w:rPr>
          <w:b/>
          <w:bCs/>
        </w:rPr>
        <w:t>Optiflow-adaptern</w:t>
      </w:r>
      <w:r w:rsidR="006C0D4B">
        <w:rPr>
          <w:b/>
          <w:bCs/>
        </w:rPr>
        <w:t xml:space="preserve"> </w:t>
      </w:r>
      <w:sdt>
        <w:sdtPr>
          <w:rPr>
            <w:b/>
            <w:bCs/>
          </w:rPr>
          <w:id w:val="-512839511"/>
          <w:citation/>
        </w:sdtPr>
        <w:sdtEndPr/>
        <w:sdtContent>
          <w:r w:rsidR="006C0D4B">
            <w:rPr>
              <w:b/>
              <w:bCs/>
            </w:rPr>
            <w:fldChar w:fldCharType="begin"/>
          </w:r>
          <w:r w:rsidR="006C0D4B">
            <w:rPr>
              <w:b/>
              <w:bCs/>
            </w:rPr>
            <w:instrText xml:space="preserve"> CITATION EXDO191204 \l 1053 </w:instrText>
          </w:r>
          <w:r w:rsidR="006C0D4B">
            <w:rPr>
              <w:b/>
              <w:bCs/>
            </w:rPr>
            <w:fldChar w:fldCharType="separate"/>
          </w:r>
          <w:r w:rsidR="006C0D4B">
            <w:rPr>
              <w:noProof/>
            </w:rPr>
            <w:t>(2)</w:t>
          </w:r>
          <w:r w:rsidR="006C0D4B">
            <w:rPr>
              <w:b/>
              <w:bCs/>
            </w:rPr>
            <w:fldChar w:fldCharType="end"/>
          </w:r>
        </w:sdtContent>
      </w:sdt>
      <w:r>
        <w:t>. Övriga komponenter hanteras i enlighet tillverkarens anvisningar.</w:t>
      </w:r>
    </w:p>
    <w:p w14:paraId="726A8EAF" w14:textId="4331BE9F" w:rsidR="00D03FB1" w:rsidRDefault="00D03FB1" w:rsidP="00D03FB1">
      <w:pPr>
        <w:pStyle w:val="Liststycke"/>
        <w:numPr>
          <w:ilvl w:val="0"/>
          <w:numId w:val="34"/>
        </w:numPr>
        <w:rPr>
          <w:ins w:id="29" w:author="Jesper Fogestam Hessius" w:date="2020-04-02T23:30:00Z"/>
        </w:rPr>
      </w:pPr>
      <w:r>
        <w:t>Disk enligt gängse praxis</w:t>
      </w:r>
    </w:p>
    <w:p w14:paraId="666AAAD5" w14:textId="3B8B9076" w:rsidR="004D554D" w:rsidRDefault="004D554D" w:rsidP="004D554D">
      <w:pPr>
        <w:ind w:left="785"/>
        <w:pPrChange w:id="30" w:author="Jesper Fogestam Hessius" w:date="2020-04-02T23:30:00Z">
          <w:pPr>
            <w:pStyle w:val="Liststycke"/>
            <w:numPr>
              <w:numId w:val="34"/>
            </w:numPr>
            <w:ind w:left="1145" w:hanging="360"/>
          </w:pPr>
        </w:pPrChange>
      </w:pPr>
      <w:ins w:id="31" w:author="Jesper Fogestam Hessius" w:date="2020-04-02T23:30:00Z">
        <w:r>
          <w:t>Samt ett av nedanstående</w:t>
        </w:r>
      </w:ins>
    </w:p>
    <w:p w14:paraId="7CF0C80E" w14:textId="68BA6F6D" w:rsidR="00D03FB1" w:rsidRDefault="00D03FB1" w:rsidP="00D03FB1">
      <w:pPr>
        <w:pStyle w:val="Liststycke"/>
        <w:numPr>
          <w:ilvl w:val="0"/>
          <w:numId w:val="34"/>
        </w:numPr>
        <w:rPr>
          <w:ins w:id="32" w:author="Jesper Fogestam Hessius" w:date="2020-04-02T23:29:00Z"/>
        </w:rPr>
      </w:pPr>
      <w:r>
        <w:t xml:space="preserve">Autoklav </w:t>
      </w:r>
      <w:bookmarkStart w:id="33" w:name="_Toc4145086"/>
      <w:ins w:id="34" w:author="Einar Heiberg" w:date="2020-04-02T22:54:00Z">
        <w:r w:rsidR="001633DA">
          <w:t xml:space="preserve">enligt </w:t>
        </w:r>
      </w:ins>
      <w:ins w:id="35" w:author="Einar Heiberg" w:date="2020-04-02T22:55:00Z">
        <w:r w:rsidR="001633DA">
          <w:t xml:space="preserve">gängse praxis </w:t>
        </w:r>
      </w:ins>
      <w:r>
        <w:t>134 grader</w:t>
      </w:r>
      <w:r w:rsidR="006C0D4B">
        <w:t>,</w:t>
      </w:r>
      <w:r>
        <w:t xml:space="preserve"> 4 </w:t>
      </w:r>
      <w:del w:id="36" w:author="Einar Heiberg" w:date="2020-04-02T23:00:00Z">
        <w:r w:rsidDel="001633DA">
          <w:delText>sekunder</w:delText>
        </w:r>
      </w:del>
      <w:ins w:id="37" w:author="Einar Heiberg" w:date="2020-04-02T23:00:00Z">
        <w:r w:rsidR="001633DA">
          <w:t>minuter</w:t>
        </w:r>
      </w:ins>
      <w:ins w:id="38" w:author="Jesper Fogestam Hessius" w:date="2020-04-02T23:29:00Z">
        <w:r w:rsidR="004D554D">
          <w:t xml:space="preserve"> / 121 grader, 15 minuter</w:t>
        </w:r>
      </w:ins>
      <w:del w:id="39" w:author="Jesper Fogestam Hessius" w:date="2020-04-02T23:29:00Z">
        <w:r w:rsidDel="004D554D">
          <w:delText>.</w:delText>
        </w:r>
      </w:del>
    </w:p>
    <w:p w14:paraId="1142051F" w14:textId="174813F1" w:rsidR="004D554D" w:rsidRDefault="004D554D" w:rsidP="00D03FB1">
      <w:pPr>
        <w:pStyle w:val="Liststycke"/>
        <w:numPr>
          <w:ilvl w:val="0"/>
          <w:numId w:val="34"/>
        </w:numPr>
      </w:pPr>
      <w:ins w:id="40" w:author="Jesper Fogestam Hessius" w:date="2020-04-02T23:29:00Z">
        <w:r>
          <w:t xml:space="preserve">Nedsänkning i </w:t>
        </w:r>
      </w:ins>
      <w:proofErr w:type="spellStart"/>
      <w:ins w:id="41" w:author="Jesper Fogestam Hessius" w:date="2020-04-02T23:30:00Z">
        <w:r>
          <w:t>ytdesinfektionsbas</w:t>
        </w:r>
        <w:proofErr w:type="spellEnd"/>
        <w:r>
          <w:t xml:space="preserve"> i minst 5 minuter</w:t>
        </w:r>
      </w:ins>
    </w:p>
    <w:p w14:paraId="3C37C449" w14:textId="77777777" w:rsidR="00D03FB1" w:rsidRDefault="00D03FB1" w:rsidP="00D03FB1">
      <w:pPr>
        <w:pStyle w:val="Rubrik1"/>
      </w:pPr>
      <w:bookmarkStart w:id="42" w:name="_Toc36733404"/>
      <w:r>
        <w:t>Kravställning</w:t>
      </w:r>
      <w:bookmarkEnd w:id="42"/>
      <w:r>
        <w:t xml:space="preserve"> </w:t>
      </w:r>
    </w:p>
    <w:p w14:paraId="42720075" w14:textId="77777777" w:rsidR="00D03FB1" w:rsidRDefault="00D03FB1" w:rsidP="00D03FB1">
      <w:r>
        <w:t>PK001: Produkten skall dela upp flödet i två grenar med ringa förluster</w:t>
      </w:r>
    </w:p>
    <w:p w14:paraId="4C76C40C" w14:textId="135D0A72" w:rsidR="00D03FB1" w:rsidRDefault="00D03FB1" w:rsidP="00D03FB1">
      <w:r>
        <w:t>PK002: produkten skall var baserad på tillgängligt material på sjukhuset eller sådant som går att framställa och använda på ett lämpligt sätt.</w:t>
      </w:r>
    </w:p>
    <w:p w14:paraId="48C5EB3E" w14:textId="1E966F4F" w:rsidR="000C497E" w:rsidRDefault="000C497E" w:rsidP="000C497E">
      <w:r>
        <w:t>RK001: Avstå delad behandling av bärare av MRB</w:t>
      </w:r>
    </w:p>
    <w:p w14:paraId="6BDE8A67" w14:textId="77777777" w:rsidR="000C497E" w:rsidRDefault="000C497E" w:rsidP="000C497E">
      <w:r>
        <w:t>RK002: Avstå delad behandling av patient med känd bakteriell sekundärinfektion</w:t>
      </w:r>
      <w:commentRangeStart w:id="43"/>
      <w:r>
        <w:t>(?)</w:t>
      </w:r>
      <w:commentRangeEnd w:id="43"/>
      <w:r w:rsidR="004D554D">
        <w:rPr>
          <w:rStyle w:val="Kommentarsreferens"/>
        </w:rPr>
        <w:commentReference w:id="43"/>
      </w:r>
    </w:p>
    <w:p w14:paraId="7366797F" w14:textId="535F37E5" w:rsidR="000C497E" w:rsidRDefault="000C497E" w:rsidP="000C497E">
      <w:r>
        <w:t>RK003: Teknisk lösning i anslutning till T-koppling som avleder kondensvatten från respektive patient.</w:t>
      </w:r>
    </w:p>
    <w:p w14:paraId="64433AE8" w14:textId="3A232323" w:rsidR="000C497E" w:rsidRDefault="000C497E" w:rsidP="000C497E">
      <w:r w:rsidRPr="000C497E">
        <w:t>RK004: I kliniskt bruk endast användning av CE-märkt plast godkänd för oralt bruk (Formlabs Dental SG)</w:t>
      </w:r>
    </w:p>
    <w:p w14:paraId="58FF47D0" w14:textId="32049C4C" w:rsidR="000C497E" w:rsidRDefault="000C497E" w:rsidP="000C497E">
      <w:r>
        <w:t>RK005: Delning endast mellan patienter med relativt lik kroppshydda</w:t>
      </w:r>
    </w:p>
    <w:p w14:paraId="5472DC77" w14:textId="77777777" w:rsidR="000C497E" w:rsidRDefault="000C497E" w:rsidP="000C497E">
      <w:r>
        <w:t>RK006: Delning endast mellan patienter med samma storlek på grimma</w:t>
      </w:r>
    </w:p>
    <w:p w14:paraId="7107D47F" w14:textId="1D06CF7A" w:rsidR="000C497E" w:rsidRDefault="000C497E" w:rsidP="000C497E">
      <w:r>
        <w:t>RK007: Kontroll av korrekt slang- och grimm-läge, särskilt vid upplevd försämring</w:t>
      </w:r>
    </w:p>
    <w:p w14:paraId="595423DE" w14:textId="5330D9C0" w:rsidR="000C497E" w:rsidRDefault="000C497E" w:rsidP="000C497E">
      <w:r>
        <w:lastRenderedPageBreak/>
        <w:t>RK008: Vid start av optiflow eftersträvas enskild behandling till dess att inställningar justerats</w:t>
      </w:r>
    </w:p>
    <w:p w14:paraId="0BF0DF15" w14:textId="77777777" w:rsidR="000C497E" w:rsidRDefault="000C497E" w:rsidP="000C497E">
      <w:r>
        <w:t>RK009: Övergång till delad behandling vid stabiliserade inställningar</w:t>
      </w:r>
    </w:p>
    <w:p w14:paraId="295242BB" w14:textId="71E9B9D0" w:rsidR="000C497E" w:rsidRDefault="000C497E" w:rsidP="000C497E">
      <w:r>
        <w:t>RK010: Övergång till delad behandling till patient med samma inställningar</w:t>
      </w:r>
    </w:p>
    <w:p w14:paraId="2E8A6629" w14:textId="303A986D" w:rsidR="000C497E" w:rsidRDefault="000C497E" w:rsidP="000C497E">
      <w:r w:rsidRPr="000C497E">
        <w:t xml:space="preserve">RK011: </w:t>
      </w:r>
      <w:ins w:id="44" w:author="Einar Heiberg" w:date="2020-04-02T23:02:00Z">
        <w:r w:rsidR="00A54768">
          <w:t>U</w:t>
        </w:r>
      </w:ins>
      <w:del w:id="45" w:author="Einar Heiberg" w:date="2020-04-02T23:02:00Z">
        <w:r w:rsidRPr="000C497E" w:rsidDel="00A54768">
          <w:delText>u</w:delText>
        </w:r>
      </w:del>
      <w:r w:rsidRPr="000C497E">
        <w:t>tskrivna komponenterna görs i plast som tål Autoklav</w:t>
      </w:r>
    </w:p>
    <w:p w14:paraId="4DBE5CB8" w14:textId="52F64F62" w:rsidR="000C497E" w:rsidRDefault="000C497E" w:rsidP="000C497E">
      <w:r w:rsidRPr="000C497E">
        <w:t xml:space="preserve">RK012: </w:t>
      </w:r>
      <w:ins w:id="46" w:author="Einar Heiberg" w:date="2020-04-02T23:02:00Z">
        <w:r w:rsidR="00A54768">
          <w:t>R</w:t>
        </w:r>
      </w:ins>
      <w:del w:id="47" w:author="Einar Heiberg" w:date="2020-04-02T23:02:00Z">
        <w:r w:rsidRPr="000C497E" w:rsidDel="00A54768">
          <w:delText>r</w:delText>
        </w:r>
      </w:del>
      <w:r w:rsidRPr="000C497E">
        <w:t>engöring av apparat ska ske på veckobasis</w:t>
      </w:r>
    </w:p>
    <w:p w14:paraId="212039F1" w14:textId="4E504EDF" w:rsidR="000C497E" w:rsidRDefault="000C497E" w:rsidP="000C497E">
      <w:r w:rsidRPr="000C497E">
        <w:t xml:space="preserve">RK013: </w:t>
      </w:r>
      <w:ins w:id="48" w:author="Einar Heiberg" w:date="2020-04-02T23:02:00Z">
        <w:r w:rsidR="00A54768">
          <w:t>K</w:t>
        </w:r>
      </w:ins>
      <w:del w:id="49" w:author="Einar Heiberg" w:date="2020-04-02T23:02:00Z">
        <w:r w:rsidRPr="000C497E" w:rsidDel="00A54768">
          <w:delText>k</w:delText>
        </w:r>
      </w:del>
      <w:r w:rsidRPr="000C497E">
        <w:t>rav på täthet på konstruktionen</w:t>
      </w:r>
    </w:p>
    <w:p w14:paraId="3466F0BB" w14:textId="79EEACE8" w:rsidR="000C497E" w:rsidRDefault="000C497E" w:rsidP="000C497E">
      <w:r>
        <w:t xml:space="preserve">RK014: </w:t>
      </w:r>
      <w:ins w:id="50" w:author="Einar Heiberg" w:date="2020-04-02T23:02:00Z">
        <w:r w:rsidR="00A54768">
          <w:t>M</w:t>
        </w:r>
      </w:ins>
      <w:del w:id="51" w:author="Einar Heiberg" w:date="2020-04-02T23:02:00Z">
        <w:r w:rsidDel="00A54768">
          <w:delText>m</w:delText>
        </w:r>
      </w:del>
      <w:r>
        <w:t>ekanisk rengöring och avsyningen på varje exemplar innan första användning.</w:t>
      </w:r>
    </w:p>
    <w:p w14:paraId="3D84B796" w14:textId="2CA0EA3E" w:rsidR="000C497E" w:rsidRDefault="000C497E" w:rsidP="000C497E">
      <w:r>
        <w:t>RK015: Kontroll av design av tillverkade komponenter</w:t>
      </w:r>
    </w:p>
    <w:p w14:paraId="417A704A" w14:textId="025D0422" w:rsidR="000C497E" w:rsidRDefault="000C497E" w:rsidP="000C497E">
      <w:r>
        <w:t xml:space="preserve">RK016: </w:t>
      </w:r>
      <w:ins w:id="52" w:author="Einar Heiberg" w:date="2020-04-02T23:02:00Z">
        <w:r w:rsidR="00A54768">
          <w:t>P</w:t>
        </w:r>
      </w:ins>
      <w:del w:id="53" w:author="Einar Heiberg" w:date="2020-04-02T23:02:00Z">
        <w:r w:rsidDel="00A54768">
          <w:delText>p</w:delText>
        </w:r>
      </w:del>
      <w:r>
        <w:t>rocessrutin för tillverkningen (utskriften)</w:t>
      </w:r>
    </w:p>
    <w:p w14:paraId="034BD914" w14:textId="77777777" w:rsidR="00D03FB1" w:rsidRPr="002B3047" w:rsidRDefault="00D03FB1" w:rsidP="00D03FB1">
      <w:pPr>
        <w:pStyle w:val="Rubrik1"/>
      </w:pPr>
      <w:bookmarkStart w:id="54" w:name="_Toc36733405"/>
      <w:r w:rsidRPr="002B3047">
        <w:t>Produkt</w:t>
      </w:r>
      <w:bookmarkEnd w:id="33"/>
      <w:bookmarkEnd w:id="54"/>
    </w:p>
    <w:p w14:paraId="0FD38A24" w14:textId="16D2595D" w:rsidR="00D03FB1" w:rsidRDefault="00D03FB1" w:rsidP="00D03FB1">
      <w:r w:rsidRPr="002B3047">
        <w:t xml:space="preserve">Produkten är egentillverkad inom Region Skåne enligt Socialstyrelsens föreskrifter </w:t>
      </w:r>
      <w:sdt>
        <w:sdtPr>
          <w:id w:val="1220639374"/>
          <w:citation/>
        </w:sdtPr>
        <w:sdtEndPr/>
        <w:sdtContent>
          <w:r w:rsidRPr="002B3047">
            <w:fldChar w:fldCharType="begin"/>
          </w:r>
          <w:r w:rsidRPr="002B3047">
            <w:instrText xml:space="preserve"> CITATION SOSF2008_1 \l 1053 </w:instrText>
          </w:r>
          <w:r w:rsidRPr="002B3047">
            <w:fldChar w:fldCharType="separate"/>
          </w:r>
          <w:r w:rsidR="006C0D4B">
            <w:rPr>
              <w:noProof/>
            </w:rPr>
            <w:t>(3)</w:t>
          </w:r>
          <w:r w:rsidRPr="002B3047">
            <w:fldChar w:fldCharType="end"/>
          </w:r>
        </w:sdtContent>
      </w:sdt>
      <w:r w:rsidRPr="002B3047">
        <w:t xml:space="preserve"> </w:t>
      </w:r>
      <w:r>
        <w:t xml:space="preserve">och den särskilda Covid-19 handledningen som IVO har publicerat () </w:t>
      </w:r>
      <w:r w:rsidRPr="002B3047">
        <w:t xml:space="preserve">för den specifika verksamheten under Medicinsk Teknik Skånes ledningssystem </w:t>
      </w:r>
      <w:sdt>
        <w:sdtPr>
          <w:id w:val="-1712872928"/>
          <w:citation/>
        </w:sdtPr>
        <w:sdtEndPr/>
        <w:sdtContent>
          <w:r w:rsidRPr="002B3047">
            <w:fldChar w:fldCharType="begin"/>
          </w:r>
          <w:r w:rsidRPr="002B3047">
            <w:instrText xml:space="preserve"> CITATION PROC10013 \l 1053 </w:instrText>
          </w:r>
          <w:r w:rsidRPr="002B3047">
            <w:fldChar w:fldCharType="separate"/>
          </w:r>
          <w:r w:rsidR="006C0D4B">
            <w:rPr>
              <w:noProof/>
            </w:rPr>
            <w:t>(4)</w:t>
          </w:r>
          <w:r w:rsidRPr="002B3047">
            <w:fldChar w:fldCharType="end"/>
          </w:r>
        </w:sdtContent>
      </w:sdt>
      <w:r w:rsidRPr="002B3047">
        <w:t xml:space="preserve"> i enlighet med ISO 13485</w:t>
      </w:r>
      <w:r>
        <w:t>:</w:t>
      </w:r>
      <w:commentRangeStart w:id="55"/>
      <w:r>
        <w:t>2012</w:t>
      </w:r>
      <w:commentRangeEnd w:id="55"/>
      <w:r w:rsidR="00A54768">
        <w:rPr>
          <w:rStyle w:val="Kommentarsreferens"/>
        </w:rPr>
        <w:commentReference w:id="55"/>
      </w:r>
      <w:r w:rsidRPr="002B3047">
        <w:t xml:space="preserve">, Medicintekniska produkter – Ledningssystem för kvalitet </w:t>
      </w:r>
      <w:sdt>
        <w:sdtPr>
          <w:id w:val="948352512"/>
          <w:citation/>
        </w:sdtPr>
        <w:sdtEndPr/>
        <w:sdtContent>
          <w:r w:rsidRPr="002B3047">
            <w:fldChar w:fldCharType="begin"/>
          </w:r>
          <w:r w:rsidRPr="002B3047">
            <w:instrText xml:space="preserve"> CITATION ISO13485 \l 1053 </w:instrText>
          </w:r>
          <w:r w:rsidRPr="002B3047">
            <w:fldChar w:fldCharType="separate"/>
          </w:r>
          <w:r w:rsidR="006C0D4B">
            <w:rPr>
              <w:noProof/>
            </w:rPr>
            <w:t>(5)</w:t>
          </w:r>
          <w:r w:rsidRPr="002B3047">
            <w:fldChar w:fldCharType="end"/>
          </w:r>
        </w:sdtContent>
      </w:sdt>
      <w:r w:rsidRPr="002B3047">
        <w:t xml:space="preserve">. Detta dokumenteras </w:t>
      </w:r>
      <w:r>
        <w:t xml:space="preserve">inte </w:t>
      </w:r>
      <w:r w:rsidRPr="002B3047">
        <w:t xml:space="preserve">genom en försäkran om överensstämmelse </w:t>
      </w:r>
      <w:sdt>
        <w:sdtPr>
          <w:id w:val="2059661570"/>
          <w:citation/>
        </w:sdtPr>
        <w:sdtEndPr/>
        <w:sdtContent>
          <w:r w:rsidRPr="002B3047">
            <w:fldChar w:fldCharType="begin"/>
          </w:r>
          <w:r w:rsidRPr="002B3047">
            <w:instrText xml:space="preserve"> CITATION TMPL10031 \l 1053 </w:instrText>
          </w:r>
          <w:r w:rsidRPr="002B3047">
            <w:fldChar w:fldCharType="separate"/>
          </w:r>
          <w:r w:rsidR="006C0D4B">
            <w:rPr>
              <w:noProof/>
            </w:rPr>
            <w:t>(6)</w:t>
          </w:r>
          <w:r w:rsidRPr="002B3047">
            <w:fldChar w:fldCharType="end"/>
          </w:r>
        </w:sdtContent>
      </w:sdt>
      <w:r>
        <w:t xml:space="preserve"> utan som en planerad avvikelse då den kompletta dokumentationen inte kan prioriteras i detta läge vilket är helt i linje med IVOs uttalande </w:t>
      </w:r>
      <w:sdt>
        <w:sdtPr>
          <w:id w:val="715237276"/>
          <w:citation/>
        </w:sdtPr>
        <w:sdtEndPr/>
        <w:sdtContent>
          <w:r>
            <w:fldChar w:fldCharType="begin"/>
          </w:r>
          <w:r>
            <w:instrText xml:space="preserve"> CITATION Covid19_IVOs_svar \l 1053 </w:instrText>
          </w:r>
          <w:r>
            <w:fldChar w:fldCharType="separate"/>
          </w:r>
          <w:r w:rsidR="006C0D4B">
            <w:rPr>
              <w:noProof/>
            </w:rPr>
            <w:t>(7)</w:t>
          </w:r>
          <w:r>
            <w:fldChar w:fldCharType="end"/>
          </w:r>
        </w:sdtContent>
      </w:sdt>
      <w:r>
        <w:t xml:space="preserve">. </w:t>
      </w:r>
      <w:r w:rsidRPr="002B3047">
        <w:t xml:space="preserve">Produkten är utvecklad i enlighet med produktutvecklingsprocessen </w:t>
      </w:r>
      <w:sdt>
        <w:sdtPr>
          <w:id w:val="821393392"/>
          <w:citation/>
        </w:sdtPr>
        <w:sdtEndPr/>
        <w:sdtContent>
          <w:r w:rsidRPr="002B3047">
            <w:fldChar w:fldCharType="begin"/>
          </w:r>
          <w:r w:rsidRPr="002B3047">
            <w:instrText xml:space="preserve"> CITATION PROC10011 \l 1053 </w:instrText>
          </w:r>
          <w:r w:rsidRPr="002B3047">
            <w:fldChar w:fldCharType="separate"/>
          </w:r>
          <w:r w:rsidR="006C0D4B">
            <w:rPr>
              <w:noProof/>
            </w:rPr>
            <w:t>(8)</w:t>
          </w:r>
          <w:r w:rsidRPr="002B3047">
            <w:fldChar w:fldCharType="end"/>
          </w:r>
        </w:sdtContent>
      </w:sdt>
      <w:r w:rsidRPr="002B3047">
        <w:t>.</w:t>
      </w:r>
      <w:r>
        <w:t xml:space="preserve"> Riskhantering har skett i enlighet med ISO 14971:2012 </w:t>
      </w:r>
      <w:sdt>
        <w:sdtPr>
          <w:id w:val="1951508956"/>
          <w:citation/>
        </w:sdtPr>
        <w:sdtEndPr/>
        <w:sdtContent>
          <w:r>
            <w:fldChar w:fldCharType="begin"/>
          </w:r>
          <w:r>
            <w:instrText xml:space="preserve"> CITATION ISO14971 \l 1053 </w:instrText>
          </w:r>
          <w:r>
            <w:fldChar w:fldCharType="separate"/>
          </w:r>
          <w:r w:rsidR="006C0D4B">
            <w:rPr>
              <w:noProof/>
            </w:rPr>
            <w:t>(9)</w:t>
          </w:r>
          <w:r>
            <w:fldChar w:fldCharType="end"/>
          </w:r>
        </w:sdtContent>
      </w:sdt>
      <w:r>
        <w:t>.</w:t>
      </w:r>
    </w:p>
    <w:p w14:paraId="4167518F" w14:textId="77777777" w:rsidR="00D03FB1" w:rsidRDefault="00D03FB1" w:rsidP="00D03FB1">
      <w:pPr>
        <w:pStyle w:val="Rubrik2"/>
      </w:pPr>
      <w:bookmarkStart w:id="56" w:name="_Toc4145087"/>
      <w:bookmarkStart w:id="57" w:name="_Toc36733406"/>
      <w:r w:rsidRPr="002B3047">
        <w:t>Konstruktion</w:t>
      </w:r>
      <w:bookmarkEnd w:id="56"/>
      <w:bookmarkEnd w:id="57"/>
    </w:p>
    <w:p w14:paraId="33B0BA8F" w14:textId="77777777" w:rsidR="00D03FB1" w:rsidRDefault="00D03FB1" w:rsidP="00D03FB1">
      <w:r w:rsidRPr="00AF3CE6">
        <w:rPr>
          <w:noProof/>
        </w:rPr>
        <mc:AlternateContent>
          <mc:Choice Requires="wpg">
            <w:drawing>
              <wp:inline distT="0" distB="0" distL="0" distR="0" wp14:anchorId="014C7472" wp14:editId="6D1BE0E6">
                <wp:extent cx="3171825" cy="2390775"/>
                <wp:effectExtent l="19050" t="0" r="0" b="28575"/>
                <wp:docPr id="28" name="Grup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1825" cy="2390775"/>
                          <a:chOff x="0" y="0"/>
                          <a:chExt cx="3909621" cy="3253596"/>
                        </a:xfrm>
                      </wpg:grpSpPr>
                      <wpg:grpSp>
                        <wpg:cNvPr id="29" name="Grupp 29"/>
                        <wpg:cNvGrpSpPr/>
                        <wpg:grpSpPr>
                          <a:xfrm>
                            <a:off x="1476337" y="2031546"/>
                            <a:ext cx="559706" cy="1222050"/>
                            <a:chOff x="1476337" y="2031546"/>
                            <a:chExt cx="559706" cy="1222050"/>
                          </a:xfrm>
                        </wpg:grpSpPr>
                        <wps:wsp>
                          <wps:cNvPr id="30" name="Rak koppling 30"/>
                          <wps:cNvCnPr/>
                          <wps:spPr>
                            <a:xfrm>
                              <a:off x="1716180" y="2031546"/>
                              <a:ext cx="0" cy="675692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" name="Rak koppling 31"/>
                          <wps:cNvCnPr/>
                          <wps:spPr>
                            <a:xfrm>
                              <a:off x="1791277" y="2031546"/>
                              <a:ext cx="0" cy="675692"/>
                            </a:xfrm>
                            <a:prstGeom prst="line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32" name="Grupp 32"/>
                          <wpg:cNvGrpSpPr/>
                          <wpg:grpSpPr>
                            <a:xfrm rot="390236">
                              <a:off x="1476337" y="2693890"/>
                              <a:ext cx="559706" cy="559706"/>
                              <a:chOff x="1476337" y="2693890"/>
                              <a:chExt cx="559706" cy="559706"/>
                            </a:xfrm>
                          </wpg:grpSpPr>
                          <wpg:grpSp>
                            <wpg:cNvPr id="33" name="Grupp 33"/>
                            <wpg:cNvGrpSpPr/>
                            <wpg:grpSpPr>
                              <a:xfrm>
                                <a:off x="1476337" y="2693890"/>
                                <a:ext cx="559706" cy="559706"/>
                                <a:chOff x="1476337" y="2693890"/>
                                <a:chExt cx="559706" cy="559706"/>
                              </a:xfrm>
                            </wpg:grpSpPr>
                            <wps:wsp>
                              <wps:cNvPr id="34" name="Båge 34"/>
                              <wps:cNvSpPr/>
                              <wps:spPr>
                                <a:xfrm>
                                  <a:off x="1476337" y="26938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35" name="Båge 35"/>
                              <wps:cNvSpPr/>
                              <wps:spPr>
                                <a:xfrm rot="5400000">
                                  <a:off x="1476337" y="26938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grpSp>
                          <wpg:grpSp>
                            <wpg:cNvPr id="37" name="Grupp 37"/>
                            <wpg:cNvGrpSpPr/>
                            <wpg:grpSpPr>
                              <a:xfrm rot="10036646">
                                <a:off x="1476337" y="2693890"/>
                                <a:ext cx="559706" cy="559706"/>
                                <a:chOff x="1476337" y="2693890"/>
                                <a:chExt cx="559706" cy="559706"/>
                              </a:xfrm>
                            </wpg:grpSpPr>
                            <wps:wsp>
                              <wps:cNvPr id="38" name="Båge 38"/>
                              <wps:cNvSpPr/>
                              <wps:spPr>
                                <a:xfrm>
                                  <a:off x="1476337" y="26938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  <wps:wsp>
                              <wps:cNvPr id="39" name="Båge 39"/>
                              <wps:cNvSpPr/>
                              <wps:spPr>
                                <a:xfrm rot="5400000">
                                  <a:off x="1476337" y="26938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tlCol="0" anchor="ctr"/>
                            </wps:wsp>
                          </wpg:grpSp>
                        </wpg:grpSp>
                        <wpg:grpSp>
                          <wpg:cNvPr id="40" name="Grupp 40"/>
                          <wpg:cNvGrpSpPr/>
                          <wpg:grpSpPr>
                            <a:xfrm rot="11489042">
                              <a:off x="1539937" y="2759335"/>
                              <a:ext cx="429371" cy="429371"/>
                              <a:chOff x="1539937" y="2759335"/>
                              <a:chExt cx="559706" cy="559706"/>
                            </a:xfrm>
                          </wpg:grpSpPr>
                          <wps:wsp>
                            <wps:cNvPr id="41" name="Båge 41"/>
                            <wps:cNvSpPr/>
                            <wps:spPr>
                              <a:xfrm>
                                <a:off x="1539937" y="2759335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42" name="Båge 42"/>
                            <wps:cNvSpPr/>
                            <wps:spPr>
                              <a:xfrm rot="5400000">
                                <a:off x="1539937" y="2759335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g:grpSp>
                          <wpg:cNvPr id="43" name="Grupp 43"/>
                          <wpg:cNvGrpSpPr/>
                          <wpg:grpSpPr>
                            <a:xfrm rot="20887317">
                              <a:off x="1543072" y="2758779"/>
                              <a:ext cx="429371" cy="429371"/>
                              <a:chOff x="1543072" y="2758779"/>
                              <a:chExt cx="559706" cy="559706"/>
                            </a:xfrm>
                          </wpg:grpSpPr>
                          <wps:wsp>
                            <wps:cNvPr id="44" name="Båge 44"/>
                            <wps:cNvSpPr/>
                            <wps:spPr>
                              <a:xfrm>
                                <a:off x="1543072" y="2758779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45" name="Båge 45"/>
                            <wps:cNvSpPr/>
                            <wps:spPr>
                              <a:xfrm rot="5400000">
                                <a:off x="1543072" y="2758779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</wpg:grpSp>
                        <wps:wsp>
                          <wps:cNvPr id="46" name="Vänster hakparentes 46"/>
                          <wps:cNvSpPr/>
                          <wps:spPr>
                            <a:xfrm rot="5400000">
                              <a:off x="1691281" y="3130937"/>
                              <a:ext cx="76200" cy="45719"/>
                            </a:xfrm>
                            <a:prstGeom prst="leftBracke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7" name="Vänster hakparentes 47"/>
                          <wps:cNvSpPr/>
                          <wps:spPr>
                            <a:xfrm rot="5400000">
                              <a:off x="1744530" y="3130938"/>
                              <a:ext cx="76200" cy="45719"/>
                            </a:xfrm>
                            <a:prstGeom prst="leftBracket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5B9B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48" name="Rektangel 48"/>
                        <wps:cNvSpPr/>
                        <wps:spPr>
                          <a:xfrm>
                            <a:off x="1707504" y="718460"/>
                            <a:ext cx="87086" cy="1315613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9" name="Rektangel: rundade hörn 49"/>
                        <wps:cNvSpPr/>
                        <wps:spPr>
                          <a:xfrm>
                            <a:off x="1078619" y="0"/>
                            <a:ext cx="1399592" cy="727788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7E3B264" w14:textId="77777777" w:rsidR="001633DA" w:rsidRDefault="001633DA" w:rsidP="00D03FB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HFNO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50" name="Grupp 50"/>
                        <wpg:cNvGrpSpPr/>
                        <wpg:grpSpPr>
                          <a:xfrm>
                            <a:off x="0" y="50830"/>
                            <a:ext cx="3652918" cy="653341"/>
                            <a:chOff x="0" y="50830"/>
                            <a:chExt cx="3652918" cy="653341"/>
                          </a:xfrm>
                        </wpg:grpSpPr>
                        <wps:wsp>
                          <wps:cNvPr id="51" name="Pil: höger 51"/>
                          <wps:cNvSpPr/>
                          <wps:spPr>
                            <a:xfrm>
                              <a:off x="578498" y="289246"/>
                              <a:ext cx="500121" cy="167951"/>
                            </a:xfrm>
                            <a:prstGeom prst="rightArrow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8575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2" name="Ellips 52"/>
                          <wps:cNvSpPr/>
                          <wps:spPr>
                            <a:xfrm>
                              <a:off x="0" y="51028"/>
                              <a:ext cx="653143" cy="653143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8575" cap="flat" cmpd="sng" algn="ctr">
                              <a:solidFill>
                                <a:srgbClr val="4472C4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6FA0893D" w14:textId="77777777" w:rsidR="001633DA" w:rsidRPr="003478C6" w:rsidRDefault="001633DA" w:rsidP="00D03FB1">
                                <w:pPr>
                                  <w:pStyle w:val="Beskrivning"/>
                                  <w:ind w:right="-29"/>
                                  <w:rPr>
                                    <w:sz w:val="24"/>
                                    <w:szCs w:val="24"/>
                                    <w:vertAlign w:val="superscript"/>
                                  </w:rPr>
                                </w:pPr>
                                <w:r w:rsidRPr="003478C6">
                                  <w:t>O</w:t>
                                </w:r>
                                <w:r w:rsidRPr="003478C6">
                                  <w:rPr>
                                    <w:vertAlign w:val="super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3" name="Pil: höger 53"/>
                          <wps:cNvSpPr/>
                          <wps:spPr>
                            <a:xfrm flipH="1">
                              <a:off x="2478211" y="298574"/>
                              <a:ext cx="500120" cy="167951"/>
                            </a:xfrm>
                            <a:prstGeom prst="rightArrow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8575" cap="flat" cmpd="sng" algn="ctr">
                              <a:solidFill>
                                <a:srgbClr val="44546A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54" name="Ellips 54"/>
                          <wps:cNvSpPr/>
                          <wps:spPr>
                            <a:xfrm flipH="1">
                              <a:off x="2938961" y="50830"/>
                              <a:ext cx="713957" cy="652610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28575" cap="flat" cmpd="sng" algn="ctr">
                              <a:solidFill>
                                <a:srgbClr val="44546A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1C46EB31" w14:textId="77777777" w:rsidR="001633DA" w:rsidRPr="003478C6" w:rsidRDefault="001633DA" w:rsidP="00D03FB1">
                                <w:pPr>
                                  <w:pStyle w:val="Beskrivning"/>
                                </w:pPr>
                                <w:r w:rsidRPr="003478C6">
                                  <w:rPr>
                                    <w:sz w:val="16"/>
                                    <w:szCs w:val="16"/>
                                  </w:rPr>
                                  <w:t>H</w:t>
                                </w:r>
                                <w:r w:rsidRPr="003478C6">
                                  <w:rPr>
                                    <w:sz w:val="16"/>
                                    <w:szCs w:val="16"/>
                                    <w:vertAlign w:val="superscript"/>
                                  </w:rPr>
                                  <w:t>2</w:t>
                                </w:r>
                                <w:r w:rsidRPr="003478C6">
                                  <w:rPr>
                                    <w:sz w:val="16"/>
                                    <w:szCs w:val="16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s:wsp>
                        <wps:cNvPr id="55" name="textruta 35"/>
                        <wps:cNvSpPr txBox="1"/>
                        <wps:spPr>
                          <a:xfrm>
                            <a:off x="1819245" y="996037"/>
                            <a:ext cx="2090376" cy="8135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6874E1" w14:textId="77777777" w:rsidR="001633DA" w:rsidRDefault="001633DA" w:rsidP="00D03FB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30 lpm</w:t>
                              </w:r>
                            </w:p>
                            <w:p w14:paraId="7558AF6E" w14:textId="77777777" w:rsidR="001633DA" w:rsidRDefault="001633DA" w:rsidP="00D03FB1">
                              <w:r>
                                <w:t>50% FiO2 (15 lpm)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014C7472" id="Grupp 2" o:spid="_x0000_s1026" style="width:249.75pt;height:188.25pt;mso-position-horizontal-relative:char;mso-position-vertical-relative:line" coordsize="39096,32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">
                <v:group id="Grupp 29" o:spid="_x0000_s1027" style="position:absolute;left:14763;top:20315;width:5597;height:12220" coordorigin="14763,20315" coordsize="5597,1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line id="Rak koppling 30" o:spid="_x0000_s1028" style="position:absolute;visibility:visible;mso-wrap-style:square" from="17161,20315" to="17161,27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" strokecolor="#5b9bd5" strokeweight="2.25pt">
                    <v:stroke joinstyle="miter"/>
                  </v:line>
                  <v:line id="Rak koppling 31" o:spid="_x0000_s1029" style="position:absolute;visibility:visible;mso-wrap-style:square" from="17912,20315" to="17912,27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" strokecolor="#5b9bd5" strokeweight="2.25pt">
                    <v:stroke joinstyle="miter"/>
                  </v:line>
                  <v:group id="Grupp 32" o:spid="_x0000_s1030" style="position:absolute;left:14763;top:26938;width:5597;height:5597;rotation:426242fd" coordorigin="14763,26938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">
                    <v:group id="Grupp 33" o:spid="_x0000_s1031" style="position:absolute;left:14763;top:26938;width:5597;height:5597" coordorigin="14763,26938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<v:shape id="Båge 34" o:spid="_x0000_s1032" style="position:absolute;left:14763;top:26938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" path="m279853,nsc434412,,559706,125294,559706,279853r-279853,l279853,xem279853,nfc434412,,559706,125294,559706,279853e" filled="f" strokecolor="#5b9bd5" strokeweight="2.25pt">
                        <v:stroke joinstyle="miter"/>
                        <v:path arrowok="t" o:connecttype="custom" o:connectlocs="279853,0;559706,279853" o:connectangles="0,0"/>
                      </v:shape>
                      <v:shape id="Båge 35" o:spid="_x0000_s1033" style="position:absolute;left:14763;top:26938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" path="m279853,nsc434412,,559706,125294,559706,279853r-279853,l279853,xem279853,nfc434412,,559706,125294,559706,279853e" filled="f" strokecolor="#5b9bd5" strokeweight="2.25pt">
                        <v:stroke joinstyle="miter"/>
                        <v:path arrowok="t" o:connecttype="custom" o:connectlocs="279853,0;559706,279853" o:connectangles="0,0"/>
                      </v:shape>
                    </v:group>
                    <v:group id="Grupp 37" o:spid="_x0000_s1034" style="position:absolute;left:14763;top:26938;width:5597;height:5597;rotation:10962694fd" coordorigin="14763,26938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">
                      <v:shape id="Båge 38" o:spid="_x0000_s1035" style="position:absolute;left:14763;top:26938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" path="m279853,nsc434412,,559706,125294,559706,279853r-279853,l279853,xem279853,nfc434412,,559706,125294,559706,279853e" filled="f" strokecolor="#5b9bd5" strokeweight="2.25pt">
                        <v:stroke joinstyle="miter"/>
                        <v:path arrowok="t" o:connecttype="custom" o:connectlocs="279853,0;559706,279853" o:connectangles="0,0"/>
                      </v:shape>
                      <v:shape id="Båge 39" o:spid="_x0000_s1036" style="position:absolute;left:14763;top:26938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" path="m279853,nsc434412,,559706,125294,559706,279853r-279853,l279853,xem279853,nfc434412,,559706,125294,559706,279853e" filled="f" strokecolor="#5b9bd5" strokeweight="2.25pt">
                        <v:stroke joinstyle="miter"/>
                        <v:path arrowok="t" o:connecttype="custom" o:connectlocs="279853,0;559706,279853" o:connectangles="0,0"/>
                      </v:shape>
                    </v:group>
                  </v:group>
                  <v:group id="Grupp 40" o:spid="_x0000_s1037" style="position:absolute;left:15399;top:27593;width:4294;height:4294;rotation:-11043862fd" coordorigin="15399,27593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">
                    <v:shape id="Båge 41" o:spid="_x0000_s1038" style="position:absolute;left:15399;top:27593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" path="m279853,nsc434412,,559706,125294,559706,279853r-279853,l279853,xem279853,nfc434412,,559706,125294,559706,279853e" filled="f" strokecolor="#5b9bd5" strokeweight="2.25pt">
                      <v:stroke joinstyle="miter"/>
                      <v:path arrowok="t" o:connecttype="custom" o:connectlocs="279853,0;559706,279853" o:connectangles="0,0"/>
                    </v:shape>
                    <v:shape id="Båge 42" o:spid="_x0000_s1039" style="position:absolute;left:15399;top:27593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" path="m279853,nsc434412,,559706,125294,559706,279853r-279853,l279853,xem279853,nfc434412,,559706,125294,559706,279853e" filled="f" strokecolor="#5b9bd5" strokeweight="2.25pt">
                      <v:stroke joinstyle="miter"/>
                      <v:path arrowok="t" o:connecttype="custom" o:connectlocs="279853,0;559706,279853" o:connectangles="0,0"/>
                    </v:shape>
                  </v:group>
                  <v:group id="Grupp 43" o:spid="_x0000_s1040" style="position:absolute;left:15430;top:27587;width:4294;height:4294;rotation:-778440fd" coordorigin="15430,27587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">
                    <v:shape id="Båge 44" o:spid="_x0000_s1041" style="position:absolute;left:15430;top:27587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" path="m279853,nsc434412,,559706,125294,559706,279853r-279853,l279853,xem279853,nfc434412,,559706,125294,559706,279853e" filled="f" strokecolor="#5b9bd5" strokeweight="2.25pt">
                      <v:stroke joinstyle="miter"/>
                      <v:path arrowok="t" o:connecttype="custom" o:connectlocs="279853,0;559706,279853" o:connectangles="0,0"/>
                    </v:shape>
                    <v:shape id="Båge 45" o:spid="_x0000_s1042" style="position:absolute;left:15430;top:27587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" path="m279853,nsc434412,,559706,125294,559706,279853r-279853,l279853,xem279853,nfc434412,,559706,125294,559706,279853e" filled="f" strokecolor="#5b9bd5" strokeweight="2.25pt">
                      <v:stroke joinstyle="miter"/>
                      <v:path arrowok="t" o:connecttype="custom" o:connectlocs="279853,0;559706,279853" o:connectangles="0,0"/>
                    </v:shape>
                  </v:group>
                  <v:shapetype id="_x0000_t85" coordsize="21600,21600" o:spt="85" adj="1800" path="m21600,qx0@0l0@1qy21600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21600,0;0,10800;21600,21600" textboxrect="6326,@2,21600,@3"/>
                    <v:handles>
                      <v:h position="topLeft,#0" yrange="0,10800"/>
                    </v:handles>
                  </v:shapetype>
                  <v:shape id="Vänster hakparentes 46" o:spid="_x0000_s1043" type="#_x0000_t85" style="position:absolute;left:16913;top:31308;width:76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" strokecolor="#5b9bd5" strokeweight="2.25pt">
                    <v:stroke joinstyle="miter"/>
                  </v:shape>
                  <v:shape id="Vänster hakparentes 47" o:spid="_x0000_s1044" type="#_x0000_t85" style="position:absolute;left:17445;top:31308;width:76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" strokecolor="#5b9bd5" strokeweight="2.25pt">
                    <v:stroke joinstyle="miter"/>
                  </v:shape>
                </v:group>
                <v:rect id="Rektangel 48" o:spid="_x0000_s1045" style="position:absolute;left:17075;top:7184;width:870;height:13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" fillcolor="#4472c4" strokecolor="#2f528f" strokeweight="1pt"/>
                <v:roundrect id="Rektangel: rundade hörn 49" o:spid="_x0000_s1046" style="position:absolute;left:10786;width:13996;height:7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" fillcolor="#4472c4" strokecolor="#2f528f" strokeweight="1pt">
                  <v:stroke joinstyle="miter"/>
                  <v:textbox>
                    <w:txbxContent>
                      <w:p w14:paraId="47E3B264" w14:textId="77777777" w:rsidR="001633DA" w:rsidRDefault="001633DA" w:rsidP="00D03FB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HFNO</w:t>
                        </w:r>
                      </w:p>
                    </w:txbxContent>
                  </v:textbox>
                </v:roundrect>
                <v:group id="Grupp 50" o:spid="_x0000_s1047" style="position:absolute;top:508;width:36529;height:6533" coordorigin=",508" coordsize="36529,6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Pil: höger 51" o:spid="_x0000_s1048" type="#_x0000_t13" style="position:absolute;left:5784;top:2892;width:5002;height:1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" adj="17973" fillcolor="window" strokecolor="#4472c4" strokeweight="2.25pt"/>
                  <v:oval id="Ellips 52" o:spid="_x0000_s1049" style="position:absolute;top:510;width:6531;height:6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" fillcolor="window" strokecolor="#4472c4" strokeweight="2.25pt">
                    <v:textbox>
                      <w:txbxContent>
                        <w:p w14:paraId="6FA0893D" w14:textId="77777777" w:rsidR="001633DA" w:rsidRPr="003478C6" w:rsidRDefault="001633DA" w:rsidP="00D03FB1">
                          <w:pPr>
                            <w:pStyle w:val="Caption"/>
                            <w:ind w:right="-29"/>
                            <w:rPr>
                              <w:sz w:val="24"/>
                              <w:szCs w:val="24"/>
                              <w:vertAlign w:val="superscript"/>
                            </w:rPr>
                          </w:pPr>
                          <w:r w:rsidRPr="003478C6">
                            <w:t>O</w:t>
                          </w:r>
                          <w:r w:rsidRPr="003478C6">
                            <w:rPr>
                              <w:vertAlign w:val="superscript"/>
                            </w:rPr>
                            <w:t>2</w:t>
                          </w:r>
                        </w:p>
                      </w:txbxContent>
                    </v:textbox>
                  </v:oval>
                  <v:shape id="Pil: höger 53" o:spid="_x0000_s1050" type="#_x0000_t13" style="position:absolute;left:24782;top:2985;width:5001;height:16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" adj="17973" fillcolor="window" strokecolor="#8497b0" strokeweight="2.25pt"/>
                  <v:oval id="Ellips 54" o:spid="_x0000_s1051" style="position:absolute;left:29389;top:508;width:7140;height:65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" fillcolor="window" strokecolor="#8497b0" strokeweight="2.25pt">
                    <v:textbox>
                      <w:txbxContent>
                        <w:p w14:paraId="1C46EB31" w14:textId="77777777" w:rsidR="001633DA" w:rsidRPr="003478C6" w:rsidRDefault="001633DA" w:rsidP="00D03FB1">
                          <w:pPr>
                            <w:pStyle w:val="Caption"/>
                          </w:pPr>
                          <w:r w:rsidRPr="003478C6">
                            <w:rPr>
                              <w:sz w:val="16"/>
                              <w:szCs w:val="16"/>
                            </w:rPr>
                            <w:t>H</w:t>
                          </w:r>
                          <w:r w:rsidRPr="003478C6">
                            <w:rPr>
                              <w:sz w:val="16"/>
                              <w:szCs w:val="16"/>
                              <w:vertAlign w:val="superscript"/>
                            </w:rPr>
                            <w:t>2</w:t>
                          </w:r>
                          <w:r w:rsidRPr="003478C6">
                            <w:rPr>
                              <w:sz w:val="16"/>
                              <w:szCs w:val="16"/>
                            </w:rPr>
                            <w:t>O</w:t>
                          </w:r>
                        </w:p>
                      </w:txbxContent>
                    </v:textbox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ruta 35" o:spid="_x0000_s1052" type="#_x0000_t202" style="position:absolute;left:18192;top:9960;width:20904;height: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14:paraId="4F6874E1" w14:textId="77777777" w:rsidR="001633DA" w:rsidRDefault="001633DA" w:rsidP="00D03FB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30 lpm</w:t>
                        </w:r>
                      </w:p>
                      <w:p w14:paraId="7558AF6E" w14:textId="77777777" w:rsidR="001633DA" w:rsidRDefault="001633DA" w:rsidP="00D03FB1">
                        <w:r>
                          <w:t>50% FiO2 (15 lpm)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F1D119" w14:textId="72D47F0A" w:rsidR="00D03FB1" w:rsidRPr="004D554D" w:rsidRDefault="00D03FB1" w:rsidP="00D03FB1">
      <w:pPr>
        <w:rPr>
          <w:lang w:val="en-US"/>
          <w:rPrChange w:id="58" w:author="Jesper Fogestam Hessius" w:date="2020-04-02T23:31:00Z">
            <w:rPr/>
          </w:rPrChange>
        </w:rPr>
      </w:pPr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1</w:t>
      </w:r>
      <w:r w:rsidR="00D95999">
        <w:rPr>
          <w:noProof/>
        </w:rPr>
        <w:fldChar w:fldCharType="end"/>
      </w:r>
      <w:r>
        <w:t xml:space="preserve"> Standardkoppling för en patient</w:t>
      </w:r>
      <w:ins w:id="59" w:author="Einar Heiberg" w:date="2020-04-02T23:04:00Z">
        <w:r w:rsidR="00A54768">
          <w:t xml:space="preserve">. </w:t>
        </w:r>
      </w:ins>
      <w:proofErr w:type="spellStart"/>
      <w:ins w:id="60" w:author="Jesper Fogestam Hessius" w:date="2020-04-02T23:31:00Z">
        <w:r w:rsidR="004D554D" w:rsidRPr="004D554D">
          <w:rPr>
            <w:lang w:val="en-US"/>
            <w:rPrChange w:id="61" w:author="Jesper Fogestam Hessius" w:date="2020-04-02T23:31:00Z">
              <w:rPr/>
            </w:rPrChange>
          </w:rPr>
          <w:t>HFNO</w:t>
        </w:r>
        <w:proofErr w:type="spellEnd"/>
        <w:r w:rsidR="004D554D" w:rsidRPr="004D554D">
          <w:rPr>
            <w:lang w:val="en-US"/>
            <w:rPrChange w:id="62" w:author="Jesper Fogestam Hessius" w:date="2020-04-02T23:31:00Z">
              <w:rPr/>
            </w:rPrChange>
          </w:rPr>
          <w:t xml:space="preserve"> - </w:t>
        </w:r>
      </w:ins>
      <w:ins w:id="63" w:author="Einar Heiberg" w:date="2020-04-02T23:06:00Z">
        <w:del w:id="64" w:author="Jesper Fogestam Hessius" w:date="2020-04-02T23:31:00Z">
          <w:r w:rsidR="00A54768" w:rsidRPr="004D554D" w:rsidDel="004D554D">
            <w:rPr>
              <w:highlight w:val="yellow"/>
              <w:lang w:val="en-US"/>
              <w:rPrChange w:id="65" w:author="Jesper Fogestam Hessius" w:date="2020-04-02T23:31:00Z">
                <w:rPr>
                  <w:highlight w:val="yellow"/>
                </w:rPr>
              </w:rPrChange>
            </w:rPr>
            <w:delText xml:space="preserve">Definiera förkortning för </w:delText>
          </w:r>
        </w:del>
      </w:ins>
      <w:ins w:id="66" w:author="Einar Heiberg" w:date="2020-04-02T23:04:00Z">
        <w:del w:id="67" w:author="Jesper Fogestam Hessius" w:date="2020-04-02T23:31:00Z">
          <w:r w:rsidR="00A54768" w:rsidRPr="004D554D" w:rsidDel="004D554D">
            <w:rPr>
              <w:highlight w:val="yellow"/>
              <w:lang w:val="en-US"/>
              <w:rPrChange w:id="68" w:author="Jesper Fogestam Hessius" w:date="2020-04-02T23:31:00Z">
                <w:rPr>
                  <w:highlight w:val="yellow"/>
                </w:rPr>
              </w:rPrChange>
            </w:rPr>
            <w:delText>HFNO</w:delText>
          </w:r>
        </w:del>
      </w:ins>
      <w:ins w:id="69" w:author="Jesper Fogestam Hessius" w:date="2020-04-02T23:31:00Z">
        <w:r w:rsidR="004D554D" w:rsidRPr="004D554D">
          <w:rPr>
            <w:lang w:val="en-US"/>
            <w:rPrChange w:id="70" w:author="Jesper Fogestam Hessius" w:date="2020-04-02T23:31:00Z">
              <w:rPr/>
            </w:rPrChange>
          </w:rPr>
          <w:t>High Flow Nasal Oxygen</w:t>
        </w:r>
        <w:r w:rsidR="004D554D">
          <w:rPr>
            <w:lang w:val="en-US"/>
          </w:rPr>
          <w:t>.</w:t>
        </w:r>
      </w:ins>
    </w:p>
    <w:p w14:paraId="60EF7B0E" w14:textId="77777777" w:rsidR="00D03FB1" w:rsidRDefault="00D03FB1" w:rsidP="00D03FB1">
      <w:r>
        <w:t>Standardkoppling utgår från följande delar:</w:t>
      </w:r>
    </w:p>
    <w:p w14:paraId="5E50B328" w14:textId="77777777" w:rsidR="00D03FB1" w:rsidRDefault="00D03FB1" w:rsidP="00D03F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FCD31" wp14:editId="64BFBCEC">
                <wp:simplePos x="0" y="0"/>
                <wp:positionH relativeFrom="column">
                  <wp:posOffset>4069021</wp:posOffset>
                </wp:positionH>
                <wp:positionV relativeFrom="paragraph">
                  <wp:posOffset>68364</wp:posOffset>
                </wp:positionV>
                <wp:extent cx="684401" cy="653119"/>
                <wp:effectExtent l="0" t="0" r="0" b="0"/>
                <wp:wrapNone/>
                <wp:docPr id="263" name="Ellips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4401" cy="653119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44546A">
                              <a:lumMod val="60000"/>
                              <a:lumOff val="4000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167770C" w14:textId="77777777" w:rsidR="001633DA" w:rsidRPr="00AF3CE6" w:rsidRDefault="001633DA" w:rsidP="00D03FB1">
                            <w:pPr>
                              <w:pStyle w:val="Beskrivning"/>
                              <w:rPr>
                                <w:sz w:val="24"/>
                                <w:szCs w:val="24"/>
                              </w:rPr>
                            </w:pPr>
                            <w:r w:rsidRPr="00AF3CE6">
                              <w:t>H</w:t>
                            </w:r>
                            <w:r w:rsidRPr="00AF3CE6">
                              <w:rPr>
                                <w:vertAlign w:val="superscript"/>
                              </w:rPr>
                              <w:t>2</w:t>
                            </w:r>
                            <w:r w:rsidRPr="00AF3CE6">
                              <w:t>O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618FCD31" id="Ellips 263" o:spid="_x0000_s1053" style="position:absolute;left:0;text-align:left;margin-left:320.4pt;margin-top:5.4pt;width:53.9pt;height:51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" fillcolor="window" strokecolor="#8497b0" strokeweight="2.25pt">
                <v:textbox>
                  <w:txbxContent>
                    <w:p w14:paraId="0167770C" w14:textId="77777777" w:rsidR="001633DA" w:rsidRPr="00AF3CE6" w:rsidRDefault="001633DA" w:rsidP="00D03FB1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r w:rsidRPr="00AF3CE6">
                        <w:t>H</w:t>
                      </w:r>
                      <w:r w:rsidRPr="00AF3CE6">
                        <w:rPr>
                          <w:vertAlign w:val="superscript"/>
                        </w:rPr>
                        <w:t>2</w:t>
                      </w:r>
                      <w:r w:rsidRPr="00AF3CE6">
                        <w:t>O</w:t>
                      </w:r>
                    </w:p>
                  </w:txbxContent>
                </v:textbox>
              </v:oval>
            </w:pict>
          </mc:Fallback>
        </mc:AlternateContent>
      </w:r>
      <w:r w:rsidRPr="00CF721C">
        <w:rPr>
          <w:noProof/>
        </w:rPr>
        <mc:AlternateContent>
          <mc:Choice Requires="wpg">
            <w:drawing>
              <wp:inline distT="0" distB="0" distL="0" distR="0" wp14:anchorId="2ABF87B2" wp14:editId="10C588F7">
                <wp:extent cx="5072400" cy="3409200"/>
                <wp:effectExtent l="38100" t="0" r="33020" b="39370"/>
                <wp:docPr id="203" name="Grup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400" cy="3409200"/>
                          <a:chOff x="0" y="0"/>
                          <a:chExt cx="5073827" cy="3407994"/>
                        </a:xfrm>
                      </wpg:grpSpPr>
                      <wpg:grpSp>
                        <wpg:cNvPr id="204" name="Grupp 204"/>
                        <wpg:cNvGrpSpPr/>
                        <wpg:grpSpPr>
                          <a:xfrm>
                            <a:off x="0" y="2185944"/>
                            <a:ext cx="559706" cy="1222050"/>
                            <a:chOff x="0" y="2185944"/>
                            <a:chExt cx="559706" cy="1222050"/>
                          </a:xfrm>
                        </wpg:grpSpPr>
                        <wps:wsp>
                          <wps:cNvPr id="205" name="Rak koppling 205"/>
                          <wps:cNvCnPr/>
                          <wps:spPr>
                            <a:xfrm>
                              <a:off x="239843" y="2185944"/>
                              <a:ext cx="0" cy="675692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Rak koppling 206"/>
                          <wps:cNvCnPr/>
                          <wps:spPr>
                            <a:xfrm>
                              <a:off x="314940" y="2185944"/>
                              <a:ext cx="0" cy="675692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07" name="Grupp 207"/>
                          <wpg:cNvGrpSpPr/>
                          <wpg:grpSpPr>
                            <a:xfrm rot="390236">
                              <a:off x="0" y="2848288"/>
                              <a:ext cx="559706" cy="559706"/>
                              <a:chOff x="0" y="2848288"/>
                              <a:chExt cx="559706" cy="559706"/>
                            </a:xfrm>
                          </wpg:grpSpPr>
                          <wpg:grpSp>
                            <wpg:cNvPr id="208" name="Grupp 208"/>
                            <wpg:cNvGrpSpPr/>
                            <wpg:grpSpPr>
                              <a:xfrm>
                                <a:off x="0" y="2848288"/>
                                <a:ext cx="559706" cy="559706"/>
                                <a:chOff x="0" y="2848288"/>
                                <a:chExt cx="559706" cy="559706"/>
                              </a:xfrm>
                            </wpg:grpSpPr>
                            <wps:wsp>
                              <wps:cNvPr id="209" name="Båge 209"/>
                              <wps:cNvSpPr/>
                              <wps:spPr>
                                <a:xfrm>
                                  <a:off x="0" y="2848288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0" name="Båge 210"/>
                              <wps:cNvSpPr/>
                              <wps:spPr>
                                <a:xfrm rot="5400000">
                                  <a:off x="0" y="2848288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</wpg:grpSp>
                          <wpg:grpSp>
                            <wpg:cNvPr id="211" name="Grupp 211"/>
                            <wpg:cNvGrpSpPr/>
                            <wpg:grpSpPr>
                              <a:xfrm rot="10036646">
                                <a:off x="0" y="2848288"/>
                                <a:ext cx="559706" cy="559706"/>
                                <a:chOff x="0" y="2848288"/>
                                <a:chExt cx="559706" cy="559706"/>
                              </a:xfrm>
                            </wpg:grpSpPr>
                            <wps:wsp>
                              <wps:cNvPr id="212" name="Båge 212"/>
                              <wps:cNvSpPr/>
                              <wps:spPr>
                                <a:xfrm>
                                  <a:off x="0" y="2848288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13" name="Båge 213"/>
                              <wps:cNvSpPr/>
                              <wps:spPr>
                                <a:xfrm rot="5400000">
                                  <a:off x="0" y="2848288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g:grpSp>
                          <wpg:cNvPr id="214" name="Grupp 214"/>
                          <wpg:cNvGrpSpPr/>
                          <wpg:grpSpPr>
                            <a:xfrm rot="11489042">
                              <a:off x="63600" y="2913733"/>
                              <a:ext cx="429371" cy="429371"/>
                              <a:chOff x="63600" y="2913733"/>
                              <a:chExt cx="559706" cy="559706"/>
                            </a:xfrm>
                          </wpg:grpSpPr>
                          <wps:wsp>
                            <wps:cNvPr id="215" name="Båge 215"/>
                            <wps:cNvSpPr/>
                            <wps:spPr>
                              <a:xfrm>
                                <a:off x="63600" y="2913733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  <wps:wsp>
                            <wps:cNvPr id="216" name="Båge 216"/>
                            <wps:cNvSpPr/>
                            <wps:spPr>
                              <a:xfrm rot="5400000">
                                <a:off x="63600" y="2913733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217" name="Grupp 217"/>
                          <wpg:cNvGrpSpPr/>
                          <wpg:grpSpPr>
                            <a:xfrm rot="20887317">
                              <a:off x="66735" y="2913177"/>
                              <a:ext cx="429371" cy="429371"/>
                              <a:chOff x="66735" y="2913177"/>
                              <a:chExt cx="559706" cy="559706"/>
                            </a:xfrm>
                          </wpg:grpSpPr>
                          <wps:wsp>
                            <wps:cNvPr id="218" name="Båge 218"/>
                            <wps:cNvSpPr/>
                            <wps:spPr>
                              <a:xfrm>
                                <a:off x="66735" y="2913177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  <wps:wsp>
                            <wps:cNvPr id="219" name="Båge 219"/>
                            <wps:cNvSpPr/>
                            <wps:spPr>
                              <a:xfrm rot="5400000">
                                <a:off x="66735" y="2913177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220" name="Vänster hakparentes 220"/>
                          <wps:cNvSpPr/>
                          <wps:spPr>
                            <a:xfrm rot="5400000">
                              <a:off x="214944" y="3285335"/>
                              <a:ext cx="76200" cy="45719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221" name="Vänster hakparentes 221"/>
                          <wps:cNvSpPr/>
                          <wps:spPr>
                            <a:xfrm rot="5400000">
                              <a:off x="268193" y="3285336"/>
                              <a:ext cx="76200" cy="45719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22" name="Grupp 222"/>
                        <wpg:cNvGrpSpPr/>
                        <wpg:grpSpPr>
                          <a:xfrm>
                            <a:off x="4514121" y="2183946"/>
                            <a:ext cx="559706" cy="1222050"/>
                            <a:chOff x="4514121" y="2183946"/>
                            <a:chExt cx="559706" cy="1222050"/>
                          </a:xfrm>
                        </wpg:grpSpPr>
                        <wps:wsp>
                          <wps:cNvPr id="223" name="Rak koppling 223"/>
                          <wps:cNvCnPr/>
                          <wps:spPr>
                            <a:xfrm>
                              <a:off x="4753964" y="2183946"/>
                              <a:ext cx="0" cy="675692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Rak koppling 224"/>
                          <wps:cNvCnPr/>
                          <wps:spPr>
                            <a:xfrm>
                              <a:off x="4829061" y="2183946"/>
                              <a:ext cx="0" cy="675692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25" name="Grupp 225"/>
                          <wpg:cNvGrpSpPr/>
                          <wpg:grpSpPr>
                            <a:xfrm rot="390236">
                              <a:off x="4514121" y="2846290"/>
                              <a:ext cx="559706" cy="559706"/>
                              <a:chOff x="4514121" y="2846290"/>
                              <a:chExt cx="559706" cy="559706"/>
                            </a:xfrm>
                          </wpg:grpSpPr>
                          <wpg:grpSp>
                            <wpg:cNvPr id="226" name="Grupp 226"/>
                            <wpg:cNvGrpSpPr/>
                            <wpg:grpSpPr>
                              <a:xfrm>
                                <a:off x="4514121" y="2846290"/>
                                <a:ext cx="559706" cy="559706"/>
                                <a:chOff x="4514121" y="2846290"/>
                                <a:chExt cx="559706" cy="559706"/>
                              </a:xfrm>
                            </wpg:grpSpPr>
                            <wps:wsp>
                              <wps:cNvPr id="227" name="Båge 227"/>
                              <wps:cNvSpPr/>
                              <wps:spPr>
                                <a:xfrm>
                                  <a:off x="4514121" y="28462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28" name="Båge 228"/>
                              <wps:cNvSpPr/>
                              <wps:spPr>
                                <a:xfrm rot="5400000">
                                  <a:off x="4514121" y="28462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</wpg:grpSp>
                          <wpg:grpSp>
                            <wpg:cNvPr id="229" name="Grupp 229"/>
                            <wpg:cNvGrpSpPr/>
                            <wpg:grpSpPr>
                              <a:xfrm rot="10036646">
                                <a:off x="4514121" y="2846290"/>
                                <a:ext cx="559706" cy="559706"/>
                                <a:chOff x="4514121" y="2846290"/>
                                <a:chExt cx="559706" cy="559706"/>
                              </a:xfrm>
                            </wpg:grpSpPr>
                            <wps:wsp>
                              <wps:cNvPr id="230" name="Båge 230"/>
                              <wps:cNvSpPr/>
                              <wps:spPr>
                                <a:xfrm>
                                  <a:off x="4514121" y="28462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231" name="Båge 231"/>
                              <wps:cNvSpPr/>
                              <wps:spPr>
                                <a:xfrm rot="5400000">
                                  <a:off x="4514121" y="2846290"/>
                                  <a:ext cx="559706" cy="559706"/>
                                </a:xfrm>
                                <a:prstGeom prst="arc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g:grpSp>
                          <wpg:cNvPr id="232" name="Grupp 232"/>
                          <wpg:cNvGrpSpPr/>
                          <wpg:grpSpPr>
                            <a:xfrm rot="11489042">
                              <a:off x="4577721" y="2911735"/>
                              <a:ext cx="429371" cy="429371"/>
                              <a:chOff x="4577721" y="2911735"/>
                              <a:chExt cx="559706" cy="559706"/>
                            </a:xfrm>
                          </wpg:grpSpPr>
                          <wps:wsp>
                            <wps:cNvPr id="233" name="Båge 233"/>
                            <wps:cNvSpPr/>
                            <wps:spPr>
                              <a:xfrm>
                                <a:off x="4577721" y="2911735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  <wps:wsp>
                            <wps:cNvPr id="234" name="Båge 234"/>
                            <wps:cNvSpPr/>
                            <wps:spPr>
                              <a:xfrm rot="5400000">
                                <a:off x="4577721" y="2911735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g:grpSp>
                          <wpg:cNvPr id="235" name="Grupp 235"/>
                          <wpg:cNvGrpSpPr/>
                          <wpg:grpSpPr>
                            <a:xfrm rot="20887317">
                              <a:off x="4580856" y="2911179"/>
                              <a:ext cx="429371" cy="429371"/>
                              <a:chOff x="4580856" y="2911179"/>
                              <a:chExt cx="559706" cy="559706"/>
                            </a:xfrm>
                          </wpg:grpSpPr>
                          <wps:wsp>
                            <wps:cNvPr id="236" name="Båge 236"/>
                            <wps:cNvSpPr/>
                            <wps:spPr>
                              <a:xfrm>
                                <a:off x="4580856" y="2911179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  <wps:wsp>
                            <wps:cNvPr id="237" name="Båge 237"/>
                            <wps:cNvSpPr/>
                            <wps:spPr>
                              <a:xfrm rot="5400000">
                                <a:off x="4580856" y="2911179"/>
                                <a:ext cx="559706" cy="559706"/>
                              </a:xfrm>
                              <a:prstGeom prst="arc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238" name="Vänster hakparentes 238"/>
                          <wps:cNvSpPr/>
                          <wps:spPr>
                            <a:xfrm rot="5400000">
                              <a:off x="4729065" y="3283337"/>
                              <a:ext cx="76200" cy="45719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239" name="Vänster hakparentes 239"/>
                          <wps:cNvSpPr/>
                          <wps:spPr>
                            <a:xfrm rot="5400000">
                              <a:off x="4782314" y="3283338"/>
                              <a:ext cx="76200" cy="45719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40" name="Rektangel 240"/>
                        <wps:cNvSpPr/>
                        <wps:spPr>
                          <a:xfrm>
                            <a:off x="2749003" y="2107552"/>
                            <a:ext cx="2094271" cy="932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41" name="Rektangel 241"/>
                        <wps:cNvSpPr/>
                        <wps:spPr>
                          <a:xfrm>
                            <a:off x="2489768" y="718460"/>
                            <a:ext cx="87086" cy="131561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2" name="Rektangel: rundade hörn 242"/>
                        <wps:cNvSpPr/>
                        <wps:spPr>
                          <a:xfrm>
                            <a:off x="1860883" y="0"/>
                            <a:ext cx="1399592" cy="7277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CA1C45" w14:textId="77777777" w:rsidR="001633DA" w:rsidRDefault="001633DA" w:rsidP="00D03FB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HFNO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grpSp>
                        <wpg:cNvPr id="243" name="Grupp 243"/>
                        <wpg:cNvGrpSpPr/>
                        <wpg:grpSpPr>
                          <a:xfrm>
                            <a:off x="782264" y="51028"/>
                            <a:ext cx="2978331" cy="653143"/>
                            <a:chOff x="782264" y="51028"/>
                            <a:chExt cx="2978331" cy="653143"/>
                          </a:xfrm>
                        </wpg:grpSpPr>
                        <wps:wsp>
                          <wps:cNvPr id="244" name="Pil: höger 244"/>
                          <wps:cNvSpPr/>
                          <wps:spPr>
                            <a:xfrm>
                              <a:off x="1360762" y="289246"/>
                              <a:ext cx="500121" cy="167951"/>
                            </a:xfrm>
                            <a:prstGeom prst="rightArrow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45" name="Ellips 245"/>
                          <wps:cNvSpPr/>
                          <wps:spPr>
                            <a:xfrm>
                              <a:off x="782264" y="51028"/>
                              <a:ext cx="653143" cy="65314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857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00102FE" w14:textId="77777777" w:rsidR="001633DA" w:rsidRDefault="001633DA" w:rsidP="00D03FB1">
                                <w:pPr>
                                  <w:pStyle w:val="Beskrivning"/>
                                  <w:ind w:right="-34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t>O</w:t>
                                </w:r>
                                <w:r w:rsidRPr="00CF721C">
                                  <w:rPr>
                                    <w:vertAlign w:val="super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46" name="Pil: höger 246"/>
                          <wps:cNvSpPr/>
                          <wps:spPr>
                            <a:xfrm flipH="1">
                              <a:off x="3260475" y="298574"/>
                              <a:ext cx="500120" cy="167951"/>
                            </a:xfrm>
                            <a:prstGeom prst="rightArrow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48" name="Rektangel 248"/>
                        <wps:cNvSpPr/>
                        <wps:spPr>
                          <a:xfrm>
                            <a:off x="230184" y="2107552"/>
                            <a:ext cx="2094271" cy="932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49" name="Rektangel 249"/>
                        <wps:cNvSpPr/>
                        <wps:spPr>
                          <a:xfrm>
                            <a:off x="229352" y="2182936"/>
                            <a:ext cx="99801" cy="45719"/>
                          </a:xfrm>
                          <a:prstGeom prst="rect">
                            <a:avLst/>
                          </a:prstGeom>
                          <a:solidFill>
                            <a:srgbClr val="EB9F15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0" name="Rektangel 250"/>
                        <wps:cNvSpPr/>
                        <wps:spPr>
                          <a:xfrm>
                            <a:off x="378326" y="2071397"/>
                            <a:ext cx="1770765" cy="16675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1" name="Rektangel 251"/>
                        <wps:cNvSpPr/>
                        <wps:spPr>
                          <a:xfrm>
                            <a:off x="2904338" y="2072278"/>
                            <a:ext cx="1770765" cy="16675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2" name="Rektangel 252"/>
                        <wps:cNvSpPr/>
                        <wps:spPr>
                          <a:xfrm>
                            <a:off x="4740124" y="2193242"/>
                            <a:ext cx="99801" cy="45719"/>
                          </a:xfrm>
                          <a:prstGeom prst="rect">
                            <a:avLst/>
                          </a:prstGeom>
                          <a:solidFill>
                            <a:srgbClr val="EB9F15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5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4512" y="2025794"/>
                            <a:ext cx="865803" cy="2659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4" name="Grupp 254"/>
                        <wpg:cNvGrpSpPr/>
                        <wpg:grpSpPr>
                          <a:xfrm>
                            <a:off x="2239493" y="2277191"/>
                            <a:ext cx="150872" cy="332448"/>
                            <a:chOff x="2239493" y="2277191"/>
                            <a:chExt cx="283222" cy="679731"/>
                          </a:xfrm>
                        </wpg:grpSpPr>
                        <wps:wsp>
                          <wps:cNvPr id="255" name="Rektangel: rundade hörn 255"/>
                          <wps:cNvSpPr/>
                          <wps:spPr>
                            <a:xfrm>
                              <a:off x="2239493" y="2373718"/>
                              <a:ext cx="283222" cy="58320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6" name="Rektangel 256"/>
                          <wps:cNvSpPr/>
                          <wps:spPr>
                            <a:xfrm>
                              <a:off x="2335164" y="2277191"/>
                              <a:ext cx="89012" cy="965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257" name="Grupp 257"/>
                        <wpg:cNvGrpSpPr/>
                        <wpg:grpSpPr>
                          <a:xfrm>
                            <a:off x="2668122" y="2286711"/>
                            <a:ext cx="150872" cy="332448"/>
                            <a:chOff x="2668122" y="2286711"/>
                            <a:chExt cx="283222" cy="679731"/>
                          </a:xfrm>
                        </wpg:grpSpPr>
                        <wps:wsp>
                          <wps:cNvPr id="258" name="Rektangel: rundade hörn 258"/>
                          <wps:cNvSpPr/>
                          <wps:spPr>
                            <a:xfrm>
                              <a:off x="2668122" y="2383238"/>
                              <a:ext cx="283222" cy="58320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59" name="Rektangel 259"/>
                          <wps:cNvSpPr/>
                          <wps:spPr>
                            <a:xfrm>
                              <a:off x="2763793" y="2286711"/>
                              <a:ext cx="89012" cy="965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60" name="textruta 70"/>
                        <wps:cNvSpPr txBox="1"/>
                        <wps:spPr>
                          <a:xfrm>
                            <a:off x="2601622" y="996013"/>
                            <a:ext cx="1249396" cy="4087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F68A40" w14:textId="77777777" w:rsidR="001633DA" w:rsidRDefault="001633DA" w:rsidP="00D03FB1">
                              <w:pPr>
                                <w:pStyle w:val="Beskrivning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60 lpm</w:t>
                              </w:r>
                            </w:p>
                            <w:p w14:paraId="7A2298EE" w14:textId="77777777" w:rsidR="001633DA" w:rsidRDefault="001633DA" w:rsidP="00D03FB1">
                              <w:pPr>
                                <w:pStyle w:val="Beskrivning"/>
                              </w:pPr>
                              <w:r>
                                <w:t>50% FiO2 (30 lpm)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61" name="textruta 71"/>
                        <wps:cNvSpPr txBox="1"/>
                        <wps:spPr>
                          <a:xfrm>
                            <a:off x="547611" y="2227594"/>
                            <a:ext cx="1249396" cy="4087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2F4868" w14:textId="77777777" w:rsidR="001633DA" w:rsidRDefault="001633DA" w:rsidP="00D03FB1">
                              <w:pPr>
                                <w:pStyle w:val="Beskrivning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30 lpm</w:t>
                              </w:r>
                            </w:p>
                            <w:p w14:paraId="0CF982DE" w14:textId="77777777" w:rsidR="001633DA" w:rsidRDefault="001633DA" w:rsidP="00D03FB1">
                              <w:pPr>
                                <w:pStyle w:val="Beskrivning"/>
                              </w:pPr>
                              <w:r>
                                <w:t>50% FiO2 (15 lpm)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62" name="textruta 72"/>
                        <wps:cNvSpPr txBox="1"/>
                        <wps:spPr>
                          <a:xfrm>
                            <a:off x="3296894" y="2227594"/>
                            <a:ext cx="1249396" cy="4087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2D6800" w14:textId="77777777" w:rsidR="001633DA" w:rsidRDefault="001633DA" w:rsidP="00D03FB1">
                              <w:pPr>
                                <w:pStyle w:val="Beskrivning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30 lpm</w:t>
                              </w:r>
                            </w:p>
                            <w:p w14:paraId="6FFBA189" w14:textId="77777777" w:rsidR="001633DA" w:rsidRDefault="001633DA" w:rsidP="00D03FB1">
                              <w:pPr>
                                <w:pStyle w:val="Beskrivning"/>
                              </w:pPr>
                              <w:r>
                                <w:t>50% FiO2 (15 lpm)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2ABF87B2" id="_x0000_s1054" style="width:399.4pt;height:268.45pt;mso-position-horizontal-relative:char;mso-position-vertical-relative:line" coordsize="50738,34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">
                <v:group id="Grupp 204" o:spid="_x0000_s1055" style="position:absolute;top:21859;width:5597;height:12220" coordorigin=",21859" coordsize="5597,1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line id="Rak koppling 205" o:spid="_x0000_s1056" style="position:absolute;visibility:visible;mso-wrap-style:square" from="2398,21859" to="2398,28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" strokecolor="#5b9bd5 [3208]" strokeweight="2.25pt">
                    <v:stroke joinstyle="miter"/>
                  </v:line>
                  <v:line id="Rak koppling 206" o:spid="_x0000_s1057" style="position:absolute;visibility:visible;mso-wrap-style:square" from="3149,21859" to="3149,28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" strokecolor="#5b9bd5 [3208]" strokeweight="2.25pt">
                    <v:stroke joinstyle="miter"/>
                  </v:line>
                  <v:group id="Grupp 207" o:spid="_x0000_s1058" style="position:absolute;top:28482;width:5597;height:5597;rotation:426242fd" coordorigin=",28482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">
                    <v:group id="Grupp 208" o:spid="_x0000_s1059" style="position:absolute;top:28482;width:5597;height:5597" coordorigin=",28482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<v:shape id="Båge 209" o:spid="_x0000_s1060" style="position:absolute;top:28482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  <v:shape id="Båge 210" o:spid="_x0000_s1061" style="position:absolute;top:28482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</v:group>
                    <v:group id="Grupp 211" o:spid="_x0000_s1062" style="position:absolute;top:28482;width:5597;height:5597;rotation:10962694fd" coordorigin=",28482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">
                      <v:shape id="Båge 212" o:spid="_x0000_s1063" style="position:absolute;top:28482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  <v:shape id="Båge 213" o:spid="_x0000_s1064" style="position:absolute;top:28482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</v:group>
                  </v:group>
                  <v:group id="Grupp 214" o:spid="_x0000_s1065" style="position:absolute;left:636;top:29137;width:4293;height:4294;rotation:-11043862fd" coordorigin="636,29137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">
                    <v:shape id="Båge 215" o:spid="_x0000_s1066" style="position:absolute;left:636;top:29137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  <v:shape id="Båge 216" o:spid="_x0000_s1067" style="position:absolute;left:636;top:29137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</v:group>
                  <v:group id="Grupp 217" o:spid="_x0000_s1068" style="position:absolute;left:667;top:29131;width:4294;height:4294;rotation:-778440fd" coordorigin="667,29131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">
                    <v:shape id="Båge 218" o:spid="_x0000_s1069" style="position:absolute;left:667;top:29131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  <v:shape id="Båge 219" o:spid="_x0000_s1070" style="position:absolute;left:667;top:29131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</v:group>
                  <v:shape id="Vänster hakparentes 220" o:spid="_x0000_s1071" type="#_x0000_t85" style="position:absolute;left:2149;top:32852;width:762;height:4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" strokecolor="#5b9bd5 [3208]" strokeweight="2.25pt">
                    <v:stroke joinstyle="miter"/>
                  </v:shape>
                  <v:shape id="Vänster hakparentes 221" o:spid="_x0000_s1072" type="#_x0000_t85" style="position:absolute;left:2682;top:32852;width:76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" strokecolor="#5b9bd5 [3208]" strokeweight="2.25pt">
                    <v:stroke joinstyle="miter"/>
                  </v:shape>
                </v:group>
                <v:group id="Grupp 222" o:spid="_x0000_s1073" style="position:absolute;left:45141;top:21839;width:5597;height:12220" coordorigin="45141,21839" coordsize="5597,1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line id="Rak koppling 223" o:spid="_x0000_s1074" style="position:absolute;visibility:visible;mso-wrap-style:square" from="47539,21839" to="47539,28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" strokecolor="#5b9bd5 [3208]" strokeweight="2.25pt">
                    <v:stroke joinstyle="miter"/>
                  </v:line>
                  <v:line id="Rak koppling 224" o:spid="_x0000_s1075" style="position:absolute;visibility:visible;mso-wrap-style:square" from="48290,21839" to="48290,28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" strokecolor="#5b9bd5 [3208]" strokeweight="2.25pt">
                    <v:stroke joinstyle="miter"/>
                  </v:line>
                  <v:group id="Grupp 225" o:spid="_x0000_s1076" style="position:absolute;left:45141;top:28462;width:5597;height:5597;rotation:426242fd" coordorigin="45141,28462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">
                    <v:group id="Grupp 226" o:spid="_x0000_s1077" style="position:absolute;left:45141;top:28462;width:5597;height:5597" coordorigin="45141,28462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  <v:shape id="Båge 227" o:spid="_x0000_s1078" style="position:absolute;left:45141;top:28462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  <v:shape id="Båge 228" o:spid="_x0000_s1079" style="position:absolute;left:45141;top:28462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</v:group>
                    <v:group id="Grupp 229" o:spid="_x0000_s1080" style="position:absolute;left:45141;top:28462;width:5597;height:5597;rotation:10962694fd" coordorigin="45141,28462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">
                      <v:shape id="Båge 230" o:spid="_x0000_s1081" style="position:absolute;left:45141;top:28462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  <v:shape id="Båge 231" o:spid="_x0000_s1082" style="position:absolute;left:45141;top:28462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" path="m279853,nsc434412,,559706,125294,559706,279853r-279853,l279853,xem279853,nfc434412,,559706,125294,559706,279853e" filled="f" strokecolor="#5b9bd5 [3208]" strokeweight="2.25pt">
                        <v:stroke joinstyle="miter"/>
                        <v:path arrowok="t" o:connecttype="custom" o:connectlocs="279853,0;559706,279853" o:connectangles="0,0"/>
                      </v:shape>
                    </v:group>
                  </v:group>
                  <v:group id="Grupp 232" o:spid="_x0000_s1083" style="position:absolute;left:45777;top:29117;width:4293;height:4294;rotation:-11043862fd" coordorigin="45777,29117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">
                    <v:shape id="Båge 233" o:spid="_x0000_s1084" style="position:absolute;left:45777;top:29117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  <v:shape id="Båge 234" o:spid="_x0000_s1085" style="position:absolute;left:45777;top:29117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</v:group>
                  <v:group id="Grupp 235" o:spid="_x0000_s1086" style="position:absolute;left:45808;top:29111;width:4294;height:4294;rotation:-778440fd" coordorigin="45808,29111" coordsize="5597,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">
                    <v:shape id="Båge 236" o:spid="_x0000_s1087" style="position:absolute;left:45808;top:29111;width:5597;height:5597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  <v:shape id="Båge 237" o:spid="_x0000_s1088" style="position:absolute;left:45808;top:29111;width:5597;height:5597;rotation:90;visibility:visible;mso-wrap-style:square;v-text-anchor:middle" coordsize="559706,559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" path="m279853,nsc434412,,559706,125294,559706,279853r-279853,l279853,xem279853,nfc434412,,559706,125294,559706,279853e" filled="f" strokecolor="#5b9bd5 [3208]" strokeweight="2.25pt">
                      <v:stroke joinstyle="miter"/>
                      <v:path arrowok="t" o:connecttype="custom" o:connectlocs="279853,0;559706,279853" o:connectangles="0,0"/>
                    </v:shape>
                  </v:group>
                  <v:shape id="Vänster hakparentes 238" o:spid="_x0000_s1089" type="#_x0000_t85" style="position:absolute;left:47291;top:32832;width:76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" strokecolor="#5b9bd5 [3208]" strokeweight="2.25pt">
                    <v:stroke joinstyle="miter"/>
                  </v:shape>
                  <v:shape id="Vänster hakparentes 239" o:spid="_x0000_s1090" type="#_x0000_t85" style="position:absolute;left:47823;top:32832;width:76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" strokecolor="#5b9bd5 [3208]" strokeweight="2.25pt">
                    <v:stroke joinstyle="miter"/>
                  </v:shape>
                </v:group>
                <v:rect id="Rektangel 240" o:spid="_x0000_s1091" style="position:absolute;left:27490;top:21075;width:20942;height: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rect id="Rektangel 241" o:spid="_x0000_s1092" style="position:absolute;left:24897;top:7184;width:871;height:13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" fillcolor="#4472c4 [3204]" strokecolor="#1f3763 [1604]" strokeweight="1pt"/>
                <v:roundrect id="Rektangel: rundade hörn 242" o:spid="_x0000_s1093" style="position:absolute;left:18608;width:13996;height:7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" fillcolor="#4472c4 [3204]" strokecolor="#1f3763 [1604]" strokeweight="1pt">
                  <v:stroke joinstyle="miter"/>
                  <v:textbox>
                    <w:txbxContent>
                      <w:p w14:paraId="5BCA1C45" w14:textId="77777777" w:rsidR="001633DA" w:rsidRDefault="001633DA" w:rsidP="00D03FB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HFNO</w:t>
                        </w:r>
                      </w:p>
                    </w:txbxContent>
                  </v:textbox>
                </v:roundrect>
                <v:group id="Grupp 243" o:spid="_x0000_s1094" style="position:absolute;left:7822;top:510;width:29783;height:6531" coordorigin="7822,510" coordsize="29783,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Pil: höger 244" o:spid="_x0000_s1095" type="#_x0000_t13" style="position:absolute;left:13607;top:2892;width:5001;height:1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" adj="17973" fillcolor="white [3212]" strokecolor="#4472c4 [3204]" strokeweight="2.25pt"/>
                  <v:oval id="Ellips 245" o:spid="_x0000_s1096" style="position:absolute;left:7822;top:510;width:6532;height:6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" fillcolor="white [3212]" strokecolor="#4472c4 [3204]" strokeweight="2.25pt">
                    <v:textbox>
                      <w:txbxContent>
                        <w:p w14:paraId="100102FE" w14:textId="77777777" w:rsidR="001633DA" w:rsidRDefault="001633DA" w:rsidP="00D03FB1">
                          <w:pPr>
                            <w:pStyle w:val="Caption"/>
                            <w:ind w:right="-34"/>
                            <w:rPr>
                              <w:sz w:val="24"/>
                              <w:szCs w:val="24"/>
                            </w:rPr>
                          </w:pPr>
                          <w:r>
                            <w:t>O</w:t>
                          </w:r>
                          <w:r w:rsidRPr="00CF721C">
                            <w:rPr>
                              <w:vertAlign w:val="superscript"/>
                            </w:rPr>
                            <w:t>2</w:t>
                          </w:r>
                        </w:p>
                      </w:txbxContent>
                    </v:textbox>
                  </v:oval>
                  <v:shape id="Pil: höger 246" o:spid="_x0000_s1097" type="#_x0000_t13" style="position:absolute;left:32604;top:2985;width:5001;height:16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" adj="17973" fillcolor="white [3212]" strokecolor="#8496b0 [1951]" strokeweight="2.25pt"/>
                </v:group>
                <v:rect id="Rektangel 248" o:spid="_x0000_s1098" style="position:absolute;left:2301;top:21075;width:20943;height: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rect id="Rektangel 249" o:spid="_x0000_s1099" style="position:absolute;left:2293;top:21829;width:99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" fillcolor="#eb9f15" strokecolor="#ffc000" strokeweight="1pt"/>
                <v:rect id="Rektangel 250" o:spid="_x0000_s1100" style="position:absolute;left:3783;top:20713;width:17707;height:1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" fillcolor="white [3212]" strokecolor="#1f3763 [1604]" strokeweight="1pt">
                  <v:fill opacity="32896f"/>
                </v:rect>
                <v:rect id="Rektangel 251" o:spid="_x0000_s1101" style="position:absolute;left:29043;top:20722;width:17708;height:1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" fillcolor="white [3212]" strokecolor="#1f3763 [1604]" strokeweight="1pt">
                  <v:fill opacity="32896f"/>
                </v:rect>
                <v:rect id="Rektangel 252" o:spid="_x0000_s1102" style="position:absolute;left:47401;top:21932;width:99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" fillcolor="#eb9f15" strokecolor="#ffc000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103" type="#_x0000_t75" style="position:absolute;left:21045;top:20257;width:8658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">
                  <v:imagedata r:id="rId19" o:title=""/>
                </v:shape>
                <v:group id="Grupp 254" o:spid="_x0000_s1104" style="position:absolute;left:22394;top:22771;width:1509;height:3325" coordorigin="22394,22771" coordsize="2832,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roundrect id="Rektangel: rundade hörn 255" o:spid="_x0000_s1105" style="position:absolute;left:22394;top:23737;width:2833;height:58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" fillcolor="#4472c4 [3204]" strokecolor="#1f3763 [1604]" strokeweight="1pt">
                    <v:stroke joinstyle="miter"/>
                  </v:roundrect>
                  <v:rect id="Rektangel 256" o:spid="_x0000_s1106" style="position:absolute;left:23351;top:22771;width:890;height: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" fillcolor="#4472c4 [3204]" strokecolor="#1f3763 [1604]" strokeweight="1pt"/>
                </v:group>
                <v:group id="Grupp 257" o:spid="_x0000_s1107" style="position:absolute;left:26681;top:22867;width:1508;height:3324" coordorigin="26681,22867" coordsize="2832,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roundrect id="Rektangel: rundade hörn 258" o:spid="_x0000_s1108" style="position:absolute;left:26681;top:23832;width:2832;height:58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" fillcolor="#4472c4 [3204]" strokecolor="#1f3763 [1604]" strokeweight="1pt">
                    <v:stroke joinstyle="miter"/>
                  </v:roundrect>
                  <v:rect id="Rektangel 259" o:spid="_x0000_s1109" style="position:absolute;left:27637;top:22867;width:891;height:9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" fillcolor="#4472c4 [3204]" strokecolor="#1f3763 [1604]" strokeweight="1pt"/>
                </v:group>
                <v:shape id="textruta 70" o:spid="_x0000_s1110" type="#_x0000_t202" style="position:absolute;left:26016;top:9960;width:12494;height:40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" filled="f" stroked="f">
                  <v:textbox style="mso-fit-shape-to-text:t">
                    <w:txbxContent>
                      <w:p w14:paraId="51F68A40" w14:textId="77777777" w:rsidR="001633DA" w:rsidRDefault="001633DA" w:rsidP="00D03FB1">
                        <w:pPr>
                          <w:pStyle w:val="Caption"/>
                          <w:rPr>
                            <w:sz w:val="24"/>
                            <w:szCs w:val="24"/>
                          </w:rPr>
                        </w:pPr>
                        <w:r>
                          <w:t>60 lpm</w:t>
                        </w:r>
                      </w:p>
                      <w:p w14:paraId="7A2298EE" w14:textId="77777777" w:rsidR="001633DA" w:rsidRDefault="001633DA" w:rsidP="00D03FB1">
                        <w:pPr>
                          <w:pStyle w:val="Caption"/>
                        </w:pPr>
                        <w:r>
                          <w:t>50% FiO2 (30 lpm)</w:t>
                        </w:r>
                      </w:p>
                    </w:txbxContent>
                  </v:textbox>
                </v:shape>
                <v:shape id="textruta 71" o:spid="_x0000_s1111" type="#_x0000_t202" style="position:absolute;left:5476;top:22275;width:12494;height:40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" filled="f" stroked="f">
                  <v:textbox style="mso-fit-shape-to-text:t">
                    <w:txbxContent>
                      <w:p w14:paraId="0C2F4868" w14:textId="77777777" w:rsidR="001633DA" w:rsidRDefault="001633DA" w:rsidP="00D03FB1">
                        <w:pPr>
                          <w:pStyle w:val="Caption"/>
                          <w:rPr>
                            <w:sz w:val="24"/>
                            <w:szCs w:val="24"/>
                          </w:rPr>
                        </w:pPr>
                        <w:r>
                          <w:t>30 lpm</w:t>
                        </w:r>
                      </w:p>
                      <w:p w14:paraId="0CF982DE" w14:textId="77777777" w:rsidR="001633DA" w:rsidRDefault="001633DA" w:rsidP="00D03FB1">
                        <w:pPr>
                          <w:pStyle w:val="Caption"/>
                        </w:pPr>
                        <w:r>
                          <w:t>50% FiO2 (15 lpm)</w:t>
                        </w:r>
                      </w:p>
                    </w:txbxContent>
                  </v:textbox>
                </v:shape>
                <v:shape id="textruta 72" o:spid="_x0000_s1112" type="#_x0000_t202" style="position:absolute;left:32968;top:22275;width:12494;height:40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" filled="f" stroked="f">
                  <v:textbox style="mso-fit-shape-to-text:t">
                    <w:txbxContent>
                      <w:p w14:paraId="332D6800" w14:textId="77777777" w:rsidR="001633DA" w:rsidRDefault="001633DA" w:rsidP="00D03FB1">
                        <w:pPr>
                          <w:pStyle w:val="Caption"/>
                          <w:rPr>
                            <w:sz w:val="24"/>
                            <w:szCs w:val="24"/>
                          </w:rPr>
                        </w:pPr>
                        <w:r>
                          <w:t>30 lpm</w:t>
                        </w:r>
                      </w:p>
                      <w:p w14:paraId="6FFBA189" w14:textId="77777777" w:rsidR="001633DA" w:rsidRDefault="001633DA" w:rsidP="00D03FB1">
                        <w:pPr>
                          <w:pStyle w:val="Caption"/>
                        </w:pPr>
                        <w:r>
                          <w:t>50% FiO2 (15 lpm)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8F5F506" w14:textId="0A6A870F" w:rsidR="00D03FB1" w:rsidRDefault="00D03FB1" w:rsidP="00D03FB1"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2</w:t>
      </w:r>
      <w:r w:rsidR="00D95999">
        <w:rPr>
          <w:noProof/>
        </w:rPr>
        <w:fldChar w:fldCharType="end"/>
      </w:r>
      <w:r>
        <w:t xml:space="preserve"> Delad koppling</w:t>
      </w:r>
    </w:p>
    <w:p w14:paraId="6EC5CBCE" w14:textId="77777777" w:rsidR="00D03FB1" w:rsidRDefault="00D03FB1" w:rsidP="00D03FB1">
      <w:r>
        <w:t>Konstruktionen består av en kombination av de vanliga delarna för Optiflow kompletterat med en t-koppling, CPAP-slangar för att uppnå en bra längd samt en adapter från C-PAP-slang till högflödesgrimman.</w:t>
      </w:r>
    </w:p>
    <w:p w14:paraId="35289BDE" w14:textId="77777777" w:rsidR="00D03FB1" w:rsidRDefault="00D03FB1" w:rsidP="00D03FB1">
      <w:pPr>
        <w:pStyle w:val="Rubrik3"/>
      </w:pPr>
      <w:bookmarkStart w:id="71" w:name="_Toc36733407"/>
      <w:r>
        <w:t>Syrgasaggregat</w:t>
      </w:r>
      <w:bookmarkEnd w:id="71"/>
    </w:p>
    <w:p w14:paraId="71F05B34" w14:textId="77777777" w:rsidR="00D03FB1" w:rsidRDefault="00D03FB1" w:rsidP="00D03FB1">
      <w:r>
        <w:rPr>
          <w:noProof/>
        </w:rPr>
        <w:drawing>
          <wp:inline distT="0" distB="0" distL="0" distR="0" wp14:anchorId="05242248" wp14:editId="5643E09F">
            <wp:extent cx="1105535" cy="1933575"/>
            <wp:effectExtent l="0" t="0" r="0" b="9525"/>
            <wp:docPr id="1026" name="Picture 2" descr="Produktkatalog">
              <a:extLst xmlns:a="http://schemas.openxmlformats.org/drawingml/2006/main">
                <a:ext uri="{FF2B5EF4-FFF2-40B4-BE49-F238E27FC236}">
                  <a16:creationId xmlns:a16="http://schemas.microsoft.com/office/drawing/2014/main" id="{C72EEA67-6029-46EF-9E0E-289F504CA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roduktkatalog">
                      <a:extLst>
                        <a:ext uri="{FF2B5EF4-FFF2-40B4-BE49-F238E27FC236}">
                          <a16:creationId xmlns:a16="http://schemas.microsoft.com/office/drawing/2014/main" id="{C72EEA67-6029-46EF-9E0E-289F504CA2B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7" b="10951"/>
                    <a:stretch/>
                  </pic:blipFill>
                  <pic:spPr bwMode="auto">
                    <a:xfrm>
                      <a:off x="0" y="0"/>
                      <a:ext cx="1105717" cy="19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7C5A4" w14:textId="6AFCFDB5" w:rsidR="00D03FB1" w:rsidRDefault="00D03FB1" w:rsidP="00D03FB1">
      <w:pPr>
        <w:keepNext/>
      </w:pPr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3</w:t>
      </w:r>
      <w:r w:rsidR="00D95999">
        <w:rPr>
          <w:noProof/>
        </w:rPr>
        <w:fldChar w:fldCharType="end"/>
      </w:r>
      <w:r>
        <w:t xml:space="preserve"> Syrgasaggregat</w:t>
      </w:r>
    </w:p>
    <w:p w14:paraId="5295DFD8" w14:textId="5D8935B2" w:rsidR="00D03FB1" w:rsidRDefault="00D03FB1" w:rsidP="00D03FB1">
      <w:r>
        <w:t xml:space="preserve">Standardkomponent. Finns med olika kapacitet. För att uppnå maximal effekt (100% FiO2 vid 60 </w:t>
      </w:r>
      <w:proofErr w:type="spellStart"/>
      <w:r>
        <w:t>lpm</w:t>
      </w:r>
      <w:proofErr w:type="spellEnd"/>
      <w:r>
        <w:t xml:space="preserve">) krävs </w:t>
      </w:r>
      <w:proofErr w:type="gramStart"/>
      <w:r>
        <w:t>0-60</w:t>
      </w:r>
      <w:proofErr w:type="gramEnd"/>
      <w:r>
        <w:t xml:space="preserve"> l</w:t>
      </w:r>
      <w:ins w:id="72" w:author="Jesper Fogestam Hessius" w:date="2020-04-02T23:32:00Z">
        <w:r w:rsidR="004D554D">
          <w:t>, enligt rådande behandlingsriktlinjer för COVID-19, för vilken lösningen är framtagen, krävs endast 0-30l (50% FiO2 vid 60lpm).</w:t>
        </w:r>
      </w:ins>
      <w:del w:id="73" w:author="Jesper Fogestam Hessius" w:date="2020-04-02T23:32:00Z">
        <w:r w:rsidDel="004D554D">
          <w:delText>.</w:delText>
        </w:r>
      </w:del>
    </w:p>
    <w:p w14:paraId="5AB9554E" w14:textId="77777777" w:rsidR="00D03FB1" w:rsidRPr="00E1144B" w:rsidRDefault="00D03FB1" w:rsidP="00D03FB1">
      <w:pPr>
        <w:pStyle w:val="Rubrik3"/>
      </w:pPr>
      <w:bookmarkStart w:id="74" w:name="_Toc36733408"/>
      <w:r w:rsidRPr="00E1144B">
        <w:lastRenderedPageBreak/>
        <w:t>Airvo™ 2</w:t>
      </w:r>
      <w:bookmarkEnd w:id="74"/>
      <w:r w:rsidRPr="00E1144B">
        <w:t xml:space="preserve"> </w:t>
      </w:r>
    </w:p>
    <w:p w14:paraId="130A8A80" w14:textId="77777777" w:rsidR="00D03FB1" w:rsidRDefault="00D03FB1" w:rsidP="00D03FB1">
      <w:r>
        <w:t xml:space="preserve">De facto standard för HFNO i Sverige. </w:t>
      </w:r>
      <w:proofErr w:type="spellStart"/>
      <w:r w:rsidRPr="001633DA">
        <w:rPr>
          <w:lang w:val="en-US"/>
          <w:rPrChange w:id="75" w:author="Einar Heiberg" w:date="2020-04-02T22:52:00Z">
            <w:rPr/>
          </w:rPrChange>
        </w:rPr>
        <w:t>Airvo</w:t>
      </w:r>
      <w:proofErr w:type="spellEnd"/>
      <w:r w:rsidRPr="001633DA">
        <w:rPr>
          <w:lang w:val="en-US"/>
          <w:rPrChange w:id="76" w:author="Einar Heiberg" w:date="2020-04-02T22:52:00Z">
            <w:rPr/>
          </w:rPrChange>
        </w:rPr>
        <w:t xml:space="preserve"> 2 </w:t>
      </w:r>
      <w:proofErr w:type="spellStart"/>
      <w:r w:rsidRPr="001633DA">
        <w:rPr>
          <w:lang w:val="en-US"/>
          <w:rPrChange w:id="77" w:author="Einar Heiberg" w:date="2020-04-02T22:52:00Z">
            <w:rPr/>
          </w:rPrChange>
        </w:rPr>
        <w:t>från</w:t>
      </w:r>
      <w:proofErr w:type="spellEnd"/>
      <w:r w:rsidRPr="001633DA">
        <w:rPr>
          <w:lang w:val="en-US"/>
          <w:rPrChange w:id="78" w:author="Einar Heiberg" w:date="2020-04-02T22:52:00Z">
            <w:rPr/>
          </w:rPrChange>
        </w:rPr>
        <w:t xml:space="preserve"> Fisher &amp; Paykel Healthcare, </w:t>
      </w:r>
      <w:proofErr w:type="spellStart"/>
      <w:r w:rsidRPr="001633DA">
        <w:rPr>
          <w:lang w:val="en-US"/>
          <w:rPrChange w:id="79" w:author="Einar Heiberg" w:date="2020-04-02T22:52:00Z">
            <w:rPr/>
          </w:rPrChange>
        </w:rPr>
        <w:t>i</w:t>
      </w:r>
      <w:proofErr w:type="spellEnd"/>
      <w:r w:rsidRPr="001633DA">
        <w:rPr>
          <w:lang w:val="en-US"/>
          <w:rPrChange w:id="80" w:author="Einar Heiberg" w:date="2020-04-02T22:52:00Z">
            <w:rPr/>
          </w:rPrChange>
        </w:rPr>
        <w:t xml:space="preserve"> </w:t>
      </w:r>
      <w:proofErr w:type="spellStart"/>
      <w:proofErr w:type="gramStart"/>
      <w:r w:rsidRPr="001633DA">
        <w:rPr>
          <w:lang w:val="en-US"/>
          <w:rPrChange w:id="81" w:author="Einar Heiberg" w:date="2020-04-02T22:52:00Z">
            <w:rPr/>
          </w:rPrChange>
        </w:rPr>
        <w:t>folkmun</w:t>
      </w:r>
      <w:proofErr w:type="spellEnd"/>
      <w:r w:rsidRPr="001633DA">
        <w:rPr>
          <w:lang w:val="en-US"/>
          <w:rPrChange w:id="82" w:author="Einar Heiberg" w:date="2020-04-02T22:52:00Z">
            <w:rPr/>
          </w:rPrChange>
        </w:rPr>
        <w:t xml:space="preserve"> ”</w:t>
      </w:r>
      <w:proofErr w:type="spellStart"/>
      <w:r w:rsidRPr="001633DA">
        <w:rPr>
          <w:lang w:val="en-US"/>
          <w:rPrChange w:id="83" w:author="Einar Heiberg" w:date="2020-04-02T22:52:00Z">
            <w:rPr/>
          </w:rPrChange>
        </w:rPr>
        <w:t>Optiflow</w:t>
      </w:r>
      <w:proofErr w:type="spellEnd"/>
      <w:proofErr w:type="gramEnd"/>
      <w:r w:rsidRPr="001633DA">
        <w:rPr>
          <w:lang w:val="en-US"/>
          <w:rPrChange w:id="84" w:author="Einar Heiberg" w:date="2020-04-02T22:52:00Z">
            <w:rPr/>
          </w:rPrChange>
        </w:rPr>
        <w:t xml:space="preserve">”. </w:t>
      </w:r>
      <w:r>
        <w:t>Levererar syresatt uppvärmd fuktad luft</w:t>
      </w:r>
    </w:p>
    <w:p w14:paraId="166FF8F7" w14:textId="77777777" w:rsidR="00D03FB1" w:rsidRDefault="00D03FB1" w:rsidP="00D03FB1">
      <w:pPr>
        <w:pStyle w:val="Listamedpunkter"/>
      </w:pPr>
      <w:r>
        <w:t>FiO2 21-100%</w:t>
      </w:r>
    </w:p>
    <w:p w14:paraId="60AED280" w14:textId="77777777" w:rsidR="00D03FB1" w:rsidRDefault="00D03FB1" w:rsidP="00D03FB1">
      <w:pPr>
        <w:pStyle w:val="Listamedpunkter"/>
      </w:pPr>
      <w:r>
        <w:t>Flöde 2-60 lpm</w:t>
      </w:r>
    </w:p>
    <w:p w14:paraId="2DCE703D" w14:textId="77777777" w:rsidR="00D03FB1" w:rsidRDefault="00D03FB1" w:rsidP="00D03FB1">
      <w:pPr>
        <w:pStyle w:val="Rubrik3"/>
      </w:pPr>
      <w:bookmarkStart w:id="85" w:name="_Toc36733409"/>
      <w:r w:rsidRPr="00EA4C95">
        <w:t>AirSpiral™ Tube</w:t>
      </w:r>
      <w:bookmarkEnd w:id="85"/>
    </w:p>
    <w:p w14:paraId="63B491AD" w14:textId="77777777" w:rsidR="00D03FB1" w:rsidRDefault="00D03FB1" w:rsidP="00D03FB1">
      <w:r>
        <w:rPr>
          <w:noProof/>
        </w:rPr>
        <w:drawing>
          <wp:inline distT="0" distB="0" distL="0" distR="0" wp14:anchorId="050D2402" wp14:editId="642B17F2">
            <wp:extent cx="2425374" cy="160972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A1D1471-9B28-445A-880E-F8A4311502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FA1D1471-9B28-445A-880E-F8A4311502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9"/>
                    <a:stretch/>
                  </pic:blipFill>
                  <pic:spPr bwMode="auto">
                    <a:xfrm>
                      <a:off x="0" y="0"/>
                      <a:ext cx="2426005" cy="161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5788F" w14:textId="15B75E3C" w:rsidR="00D03FB1" w:rsidRPr="00E1144B" w:rsidRDefault="00D03FB1" w:rsidP="00D03FB1"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4</w:t>
      </w:r>
      <w:r w:rsidR="00D95999">
        <w:rPr>
          <w:noProof/>
        </w:rPr>
        <w:fldChar w:fldCharType="end"/>
      </w:r>
      <w:r>
        <w:t xml:space="preserve"> </w:t>
      </w:r>
      <w:r w:rsidRPr="000E724A">
        <w:t>AirSpiral™ Tube</w:t>
      </w:r>
    </w:p>
    <w:p w14:paraId="012ED035" w14:textId="77777777" w:rsidR="00D03FB1" w:rsidRDefault="00D03FB1" w:rsidP="00D03FB1">
      <w:r>
        <w:t xml:space="preserve">Standardkomponent. </w:t>
      </w:r>
      <w:r w:rsidRPr="00EA4C95">
        <w:t>Uppvärmd luftslang (mot kondens)</w:t>
      </w:r>
      <w:r>
        <w:t>.</w:t>
      </w:r>
    </w:p>
    <w:p w14:paraId="7BF634F3" w14:textId="77777777" w:rsidR="00D03FB1" w:rsidRPr="00EA4C95" w:rsidRDefault="00D03FB1" w:rsidP="00D03FB1">
      <w:r w:rsidRPr="00EA4C95">
        <w:t>Specifikationer</w:t>
      </w:r>
      <w:r>
        <w:t>:</w:t>
      </w:r>
    </w:p>
    <w:p w14:paraId="2F5A5B38" w14:textId="77777777" w:rsidR="00D03FB1" w:rsidRPr="00EA4C95" w:rsidRDefault="00D03FB1" w:rsidP="00D03FB1">
      <w:pPr>
        <w:pStyle w:val="Listamedpunkter"/>
        <w:numPr>
          <w:ilvl w:val="1"/>
          <w:numId w:val="3"/>
        </w:numPr>
      </w:pPr>
      <w:r>
        <w:t xml:space="preserve">Längd: </w:t>
      </w:r>
      <w:r w:rsidRPr="00EA4C95">
        <w:t>1.2 m</w:t>
      </w:r>
    </w:p>
    <w:p w14:paraId="386A4BFC" w14:textId="77777777" w:rsidR="00D03FB1" w:rsidRPr="00EA4C95" w:rsidRDefault="00D03FB1" w:rsidP="00D03FB1">
      <w:pPr>
        <w:pStyle w:val="Listamedpunkter"/>
        <w:numPr>
          <w:ilvl w:val="1"/>
          <w:numId w:val="3"/>
        </w:numPr>
      </w:pPr>
      <w:r>
        <w:t>D</w:t>
      </w:r>
      <w:r w:rsidRPr="00EA4C95">
        <w:t>iameter</w:t>
      </w:r>
      <w:r>
        <w:t>:</w:t>
      </w:r>
      <w:r w:rsidRPr="00EA4C95">
        <w:t xml:space="preserve"> 22 mm </w:t>
      </w:r>
    </w:p>
    <w:p w14:paraId="60F1D7D0" w14:textId="77777777" w:rsidR="00D03FB1" w:rsidRPr="00EA4C95" w:rsidRDefault="00D03FB1" w:rsidP="00D03FB1">
      <w:pPr>
        <w:pStyle w:val="Listamedpunkter"/>
        <w:numPr>
          <w:ilvl w:val="1"/>
          <w:numId w:val="3"/>
        </w:numPr>
      </w:pPr>
      <w:r w:rsidRPr="00EA4C95">
        <w:t xml:space="preserve">Värms med kopparslinga </w:t>
      </w:r>
    </w:p>
    <w:p w14:paraId="38F13B87" w14:textId="77777777" w:rsidR="00D03FB1" w:rsidRDefault="00D03FB1" w:rsidP="00D03FB1">
      <w:pPr>
        <w:pStyle w:val="Listamedpunkter"/>
        <w:numPr>
          <w:ilvl w:val="1"/>
          <w:numId w:val="3"/>
        </w:numPr>
      </w:pPr>
      <w:r w:rsidRPr="00EA4C95">
        <w:t>Proprietära kopplingar</w:t>
      </w:r>
    </w:p>
    <w:p w14:paraId="19857247" w14:textId="77777777" w:rsidR="00D03FB1" w:rsidRDefault="00D03FB1" w:rsidP="00D03FB1">
      <w:pPr>
        <w:pStyle w:val="Rubrik3"/>
      </w:pPr>
      <w:bookmarkStart w:id="86" w:name="_Toc36733410"/>
      <w:r>
        <w:lastRenderedPageBreak/>
        <w:t>T-koppling</w:t>
      </w:r>
      <w:bookmarkEnd w:id="86"/>
    </w:p>
    <w:p w14:paraId="2F7DC52B" w14:textId="77777777" w:rsidR="00D03FB1" w:rsidRDefault="00D03FB1" w:rsidP="00D03FB1">
      <w:r w:rsidRPr="00EA4C95">
        <w:rPr>
          <w:noProof/>
        </w:rPr>
        <w:drawing>
          <wp:inline distT="0" distB="0" distL="0" distR="0" wp14:anchorId="64429A18" wp14:editId="6A1E7C3C">
            <wp:extent cx="5759450" cy="2915920"/>
            <wp:effectExtent l="0" t="0" r="0" b="0"/>
            <wp:docPr id="264" name="Platshållare för innehåll 7" descr="En bild som visar inomhus, bord, flaska, sitter&#10;&#10;Automatiskt genererad beskrivning">
              <a:extLst xmlns:a="http://schemas.openxmlformats.org/drawingml/2006/main">
                <a:ext uri="{FF2B5EF4-FFF2-40B4-BE49-F238E27FC236}">
                  <a16:creationId xmlns:a16="http://schemas.microsoft.com/office/drawing/2014/main" id="{77C843E7-B3F7-4F02-956A-F4CBF908049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shållare för innehåll 7" descr="En bild som visar inomhus, bord, flaska, sitter&#10;&#10;Automatiskt genererad beskrivning">
                      <a:extLst>
                        <a:ext uri="{FF2B5EF4-FFF2-40B4-BE49-F238E27FC236}">
                          <a16:creationId xmlns:a16="http://schemas.microsoft.com/office/drawing/2014/main" id="{77C843E7-B3F7-4F02-956A-F4CBF908049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F04" w14:textId="0D665164" w:rsidR="00D03FB1" w:rsidRDefault="00D03FB1" w:rsidP="00D03FB1"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5</w:t>
      </w:r>
      <w:r w:rsidR="00D95999">
        <w:rPr>
          <w:noProof/>
        </w:rPr>
        <w:fldChar w:fldCharType="end"/>
      </w:r>
      <w:r>
        <w:t xml:space="preserve"> T-koppling</w:t>
      </w:r>
    </w:p>
    <w:p w14:paraId="6909BF5D" w14:textId="77777777" w:rsidR="00D03FB1" w:rsidRPr="00EA4C95" w:rsidRDefault="00D03FB1" w:rsidP="00D03FB1">
      <w:r w:rsidRPr="00EA4C95">
        <w:t>Från: Distal AirSpiral</w:t>
      </w:r>
    </w:p>
    <w:p w14:paraId="35FF347E" w14:textId="77777777" w:rsidR="00D03FB1" w:rsidRDefault="00D03FB1" w:rsidP="00D03FB1">
      <w:r w:rsidRPr="00EA4C95">
        <w:t>Till: Standardiserad koppling</w:t>
      </w:r>
      <w:r>
        <w:t xml:space="preserve"> </w:t>
      </w:r>
      <w:r w:rsidRPr="00EA4C95">
        <w:t>och vätskeuppsamlingsflaska</w:t>
      </w:r>
    </w:p>
    <w:p w14:paraId="1A8D9A38" w14:textId="2105D712" w:rsidR="00D03FB1" w:rsidRDefault="00D03FB1" w:rsidP="00D03FB1">
      <w:r>
        <w:t xml:space="preserve">Utskriven med 3dprint i dental-material </w:t>
      </w:r>
      <w:sdt>
        <w:sdtPr>
          <w:id w:val="674691494"/>
          <w:citation/>
        </w:sdtPr>
        <w:sdtEndPr/>
        <w:sdtContent>
          <w:r>
            <w:fldChar w:fldCharType="begin"/>
          </w:r>
          <w:r>
            <w:instrText xml:space="preserve"> CITATION EXDO_DentalSG \l 1053 </w:instrText>
          </w:r>
          <w:r>
            <w:fldChar w:fldCharType="separate"/>
          </w:r>
          <w:r w:rsidR="006C0D4B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i enlighet med rutin för utskrift </w:t>
      </w:r>
      <w:sdt>
        <w:sdtPr>
          <w:id w:val="1845812025"/>
          <w:citation/>
        </w:sdtPr>
        <w:sdtEndPr/>
        <w:sdtContent>
          <w:r>
            <w:fldChar w:fldCharType="begin"/>
          </w:r>
          <w:r>
            <w:instrText xml:space="preserve"> CITATION RUT_DentalSG \l 1053 </w:instrText>
          </w:r>
          <w:r>
            <w:fldChar w:fldCharType="separate"/>
          </w:r>
          <w:r w:rsidR="006C0D4B">
            <w:rPr>
              <w:noProof/>
            </w:rPr>
            <w:t>(11)</w:t>
          </w:r>
          <w:r>
            <w:fldChar w:fldCharType="end"/>
          </w:r>
        </w:sdtContent>
      </w:sdt>
      <w:r>
        <w:t>.</w:t>
      </w:r>
    </w:p>
    <w:p w14:paraId="45622505" w14:textId="77777777" w:rsidR="00D03FB1" w:rsidRDefault="00D03FB1" w:rsidP="00D03FB1">
      <w:pPr>
        <w:rPr>
          <w:rFonts w:ascii="Calibri" w:hAnsi="Calibri" w:cs="Calibri"/>
          <w:color w:val="auto"/>
        </w:rPr>
      </w:pPr>
      <w:r>
        <w:rPr>
          <w:noProof/>
        </w:rPr>
        <w:drawing>
          <wp:inline distT="0" distB="0" distL="0" distR="0" wp14:anchorId="2E90EAC1" wp14:editId="088AC99B">
            <wp:extent cx="5353050" cy="245745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0004" w14:textId="77777777" w:rsidR="00D03FB1" w:rsidRDefault="00D03FB1" w:rsidP="00D03FB1">
      <w:pPr>
        <w:rPr>
          <w:rFonts w:ascii="Calibri" w:hAnsi="Calibri" w:cs="Calibri"/>
          <w:color w:val="auto"/>
        </w:rPr>
      </w:pPr>
      <w:r>
        <w:rPr>
          <w:noProof/>
        </w:rPr>
        <w:lastRenderedPageBreak/>
        <w:drawing>
          <wp:inline distT="0" distB="0" distL="0" distR="0" wp14:anchorId="4F64EA77" wp14:editId="6D83C90B">
            <wp:extent cx="5353050" cy="2352675"/>
            <wp:effectExtent l="0" t="0" r="0" b="9525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7310" w14:textId="77777777" w:rsidR="00D03FB1" w:rsidRPr="00EA4C95" w:rsidRDefault="00D03FB1" w:rsidP="00D03FB1"/>
    <w:p w14:paraId="660F364E" w14:textId="77777777" w:rsidR="00D03FB1" w:rsidRPr="001633DA" w:rsidRDefault="00D03FB1" w:rsidP="00D03FB1">
      <w:pPr>
        <w:pStyle w:val="Rubrik3"/>
        <w:rPr>
          <w:lang w:val="en-US"/>
          <w:rPrChange w:id="87" w:author="Einar Heiberg" w:date="2020-04-02T22:52:00Z">
            <w:rPr/>
          </w:rPrChange>
        </w:rPr>
      </w:pPr>
      <w:bookmarkStart w:id="88" w:name="_Toc36733411"/>
      <w:r w:rsidRPr="001633DA">
        <w:rPr>
          <w:lang w:val="en-US"/>
          <w:rPrChange w:id="89" w:author="Einar Heiberg" w:date="2020-04-02T22:52:00Z">
            <w:rPr/>
          </w:rPrChange>
        </w:rPr>
        <w:t>Philips Respironics BiPAP / CPAP Reusable Flexible Tubing.</w:t>
      </w:r>
      <w:bookmarkEnd w:id="88"/>
    </w:p>
    <w:p w14:paraId="70A33429" w14:textId="77777777" w:rsidR="00D03FB1" w:rsidRPr="00EA4C95" w:rsidRDefault="00D03FB1" w:rsidP="00D03FB1">
      <w:r w:rsidRPr="00EA4C95">
        <w:t>Standard-CPAP-slang</w:t>
      </w:r>
    </w:p>
    <w:p w14:paraId="40150354" w14:textId="77777777" w:rsidR="00D03FB1" w:rsidRPr="00EA4C95" w:rsidRDefault="00D03FB1" w:rsidP="00D03FB1">
      <w:r w:rsidRPr="00EA4C95">
        <w:t>Specifikationer</w:t>
      </w:r>
      <w:r>
        <w:t>:</w:t>
      </w:r>
    </w:p>
    <w:p w14:paraId="012D7FDE" w14:textId="77777777" w:rsidR="00D03FB1" w:rsidRPr="00BE1CDE" w:rsidRDefault="00D03FB1" w:rsidP="00D03FB1">
      <w:pPr>
        <w:pStyle w:val="Listamedpunkter"/>
      </w:pPr>
      <w:r w:rsidRPr="00BE1CDE">
        <w:t>Längd: 1.8 m</w:t>
      </w:r>
    </w:p>
    <w:p w14:paraId="498F0CAA" w14:textId="77777777" w:rsidR="00D03FB1" w:rsidRPr="00BE1CDE" w:rsidRDefault="00D03FB1" w:rsidP="00D03FB1">
      <w:pPr>
        <w:pStyle w:val="Listamedpunkter"/>
      </w:pPr>
      <w:r w:rsidRPr="00BE1CDE">
        <w:t>Diameter: 22 mm</w:t>
      </w:r>
    </w:p>
    <w:p w14:paraId="0FE5A543" w14:textId="77777777" w:rsidR="00D03FB1" w:rsidRPr="00BE1CDE" w:rsidRDefault="00D03FB1" w:rsidP="00D03FB1">
      <w:pPr>
        <w:pStyle w:val="Listamedpunkter"/>
      </w:pPr>
      <w:r w:rsidRPr="00BE1CDE">
        <w:t>Standardiserad koppling</w:t>
      </w:r>
    </w:p>
    <w:p w14:paraId="7801AF90" w14:textId="77777777" w:rsidR="00D03FB1" w:rsidRDefault="00D03FB1" w:rsidP="00D03FB1">
      <w:pPr>
        <w:pStyle w:val="Rubrik3"/>
      </w:pPr>
      <w:bookmarkStart w:id="90" w:name="_Toc36733412"/>
      <w:r w:rsidRPr="00422036">
        <w:t>Philips CPAP-Slangisolator</w:t>
      </w:r>
      <w:bookmarkEnd w:id="90"/>
    </w:p>
    <w:p w14:paraId="73B9184D" w14:textId="77777777" w:rsidR="00D03FB1" w:rsidRDefault="00D03FB1" w:rsidP="00D03FB1">
      <w:r>
        <w:rPr>
          <w:noProof/>
        </w:rPr>
        <w:drawing>
          <wp:inline distT="0" distB="0" distL="0" distR="0" wp14:anchorId="73C4A7D3" wp14:editId="5A673B2B">
            <wp:extent cx="2790825" cy="1390650"/>
            <wp:effectExtent l="0" t="0" r="9525" b="0"/>
            <wp:docPr id="266" name="Bildobjekt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4" b="8022"/>
                    <a:stretch/>
                  </pic:blipFill>
                  <pic:spPr bwMode="auto">
                    <a:xfrm>
                      <a:off x="0" y="0"/>
                      <a:ext cx="27908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63EE1" w14:textId="41E868B0" w:rsidR="00D03FB1" w:rsidRPr="006D62A2" w:rsidRDefault="00D03FB1" w:rsidP="00D03FB1"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6</w:t>
      </w:r>
      <w:r w:rsidR="00D95999">
        <w:rPr>
          <w:noProof/>
        </w:rPr>
        <w:fldChar w:fldCharType="end"/>
      </w:r>
      <w:r>
        <w:t xml:space="preserve"> Philips C-PAP slangisolator</w:t>
      </w:r>
    </w:p>
    <w:p w14:paraId="02070FCA" w14:textId="77777777" w:rsidR="00D03FB1" w:rsidRPr="00EA4C95" w:rsidRDefault="00D03FB1" w:rsidP="00D03FB1">
      <w:r w:rsidRPr="00422036">
        <w:t>”Slangstrumpa”</w:t>
      </w:r>
      <w:r>
        <w:t xml:space="preserve"> som ger en p</w:t>
      </w:r>
      <w:r w:rsidRPr="00422036">
        <w:t>assiv isolering</w:t>
      </w:r>
      <w:r>
        <w:t xml:space="preserve">. </w:t>
      </w:r>
      <w:r w:rsidRPr="00422036">
        <w:t xml:space="preserve">Hjälper </w:t>
      </w:r>
      <w:r>
        <w:t xml:space="preserve">till </w:t>
      </w:r>
      <w:r w:rsidRPr="00422036">
        <w:t>att bibehålla temperatur och minska kondens</w:t>
      </w:r>
      <w:r>
        <w:t xml:space="preserve"> men är ej </w:t>
      </w:r>
      <w:r w:rsidRPr="00422036">
        <w:t>strikt nödvändig (</w:t>
      </w:r>
      <w:r>
        <w:t xml:space="preserve">å andra sidan </w:t>
      </w:r>
      <w:r w:rsidRPr="00422036">
        <w:t>ej begränsande)</w:t>
      </w:r>
      <w:r>
        <w:t>.</w:t>
      </w:r>
    </w:p>
    <w:p w14:paraId="63F567E3" w14:textId="77777777" w:rsidR="00D03FB1" w:rsidRDefault="00D03FB1" w:rsidP="00D03FB1">
      <w:pPr>
        <w:pStyle w:val="Rubrik3"/>
      </w:pPr>
      <w:bookmarkStart w:id="91" w:name="_Toc36733413"/>
      <w:bookmarkStart w:id="92" w:name="_Hlk36630026"/>
      <w:r>
        <w:lastRenderedPageBreak/>
        <w:t>Optiflowadapter</w:t>
      </w:r>
      <w:bookmarkEnd w:id="91"/>
    </w:p>
    <w:p w14:paraId="589F4F73" w14:textId="77777777" w:rsidR="00D03FB1" w:rsidRDefault="00D03FB1" w:rsidP="00D03FB1">
      <w:r>
        <w:rPr>
          <w:noProof/>
        </w:rPr>
        <w:drawing>
          <wp:inline distT="0" distB="0" distL="0" distR="0" wp14:anchorId="4555C1A7" wp14:editId="05F30621">
            <wp:extent cx="4008643" cy="4531360"/>
            <wp:effectExtent l="0" t="0" r="0" b="2540"/>
            <wp:docPr id="265" name="Bildobjekt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8"/>
                    <a:stretch/>
                  </pic:blipFill>
                  <pic:spPr bwMode="auto">
                    <a:xfrm>
                      <a:off x="0" y="0"/>
                      <a:ext cx="4012679" cy="453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92"/>
    <w:p w14:paraId="72B7D367" w14:textId="0D5CF93A" w:rsidR="00D03FB1" w:rsidRDefault="00D03FB1" w:rsidP="00D03FB1">
      <w:r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7</w:t>
      </w:r>
      <w:r w:rsidR="00D95999">
        <w:rPr>
          <w:noProof/>
        </w:rPr>
        <w:fldChar w:fldCharType="end"/>
      </w:r>
      <w:r>
        <w:t xml:space="preserve"> </w:t>
      </w:r>
      <w:r w:rsidRPr="003B63A7">
        <w:t>Optiflowadapter</w:t>
      </w:r>
      <w:r>
        <w:t>, denna bild visar en utskrift i vanlig plast</w:t>
      </w:r>
    </w:p>
    <w:p w14:paraId="11361473" w14:textId="77777777" w:rsidR="00D03FB1" w:rsidRPr="00EA4C95" w:rsidRDefault="00D03FB1" w:rsidP="00D03FB1">
      <w:r w:rsidRPr="00EA4C95">
        <w:t>Från: Standardiserad koppling</w:t>
      </w:r>
    </w:p>
    <w:p w14:paraId="62BB4755" w14:textId="77777777" w:rsidR="00D03FB1" w:rsidRDefault="00D03FB1" w:rsidP="00D03FB1">
      <w:r w:rsidRPr="00EA4C95">
        <w:t>Till: Proximal Optiflow</w:t>
      </w:r>
    </w:p>
    <w:p w14:paraId="45AC73A0" w14:textId="2242F2AA" w:rsidR="00D03FB1" w:rsidRDefault="00D03FB1" w:rsidP="00D03FB1">
      <w:r>
        <w:t xml:space="preserve">Utskriven med 3dprint i dental-material </w:t>
      </w:r>
      <w:sdt>
        <w:sdtPr>
          <w:id w:val="-1130634694"/>
          <w:citation/>
        </w:sdtPr>
        <w:sdtEndPr/>
        <w:sdtContent>
          <w:r>
            <w:fldChar w:fldCharType="begin"/>
          </w:r>
          <w:r>
            <w:instrText xml:space="preserve"> CITATION EXDO_DentalSG \l 1053 </w:instrText>
          </w:r>
          <w:r>
            <w:fldChar w:fldCharType="separate"/>
          </w:r>
          <w:r w:rsidR="006C0D4B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i enlighet med rutin för utskrift </w:t>
      </w:r>
      <w:sdt>
        <w:sdtPr>
          <w:id w:val="777536922"/>
          <w:citation/>
        </w:sdtPr>
        <w:sdtEndPr/>
        <w:sdtContent>
          <w:r>
            <w:fldChar w:fldCharType="begin"/>
          </w:r>
          <w:r>
            <w:instrText xml:space="preserve"> CITATION RUT_DentalSG \l 1053 </w:instrText>
          </w:r>
          <w:r>
            <w:fldChar w:fldCharType="separate"/>
          </w:r>
          <w:r w:rsidR="006C0D4B">
            <w:rPr>
              <w:noProof/>
            </w:rPr>
            <w:t>(11)</w:t>
          </w:r>
          <w:r>
            <w:fldChar w:fldCharType="end"/>
          </w:r>
        </w:sdtContent>
      </w:sdt>
      <w:r>
        <w:t>.</w:t>
      </w:r>
    </w:p>
    <w:p w14:paraId="03DCA29C" w14:textId="77777777" w:rsidR="00D03FB1" w:rsidRDefault="00D03FB1" w:rsidP="00D03FB1">
      <w:pPr>
        <w:pStyle w:val="Rubrik3"/>
      </w:pPr>
      <w:bookmarkStart w:id="93" w:name="_Toc36733414"/>
      <w:r>
        <w:t>Optiflow™ Nasal Cannula</w:t>
      </w:r>
      <w:bookmarkEnd w:id="93"/>
    </w:p>
    <w:p w14:paraId="4256FA36" w14:textId="77777777" w:rsidR="00D03FB1" w:rsidRDefault="00D03FB1" w:rsidP="00D03FB1">
      <w:r>
        <w:rPr>
          <w:noProof/>
        </w:rPr>
        <w:drawing>
          <wp:inline distT="0" distB="0" distL="0" distR="0" wp14:anchorId="573EC706" wp14:editId="1E66235F">
            <wp:extent cx="1814973" cy="1860986"/>
            <wp:effectExtent l="0" t="0" r="0" b="6350"/>
            <wp:docPr id="1030" name="Picture 6" descr="Optiflow™ Nasal Cannula for myAIRVO 2 – Tri-Med Medical Supplies, Inc.">
              <a:extLst xmlns:a="http://schemas.openxmlformats.org/drawingml/2006/main">
                <a:ext uri="{FF2B5EF4-FFF2-40B4-BE49-F238E27FC236}">
                  <a16:creationId xmlns:a16="http://schemas.microsoft.com/office/drawing/2014/main" id="{44BF5D0A-E5DD-43EA-B6A4-9B3001F518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Optiflow™ Nasal Cannula for myAIRVO 2 – Tri-Med Medical Supplies, Inc.">
                      <a:extLst>
                        <a:ext uri="{FF2B5EF4-FFF2-40B4-BE49-F238E27FC236}">
                          <a16:creationId xmlns:a16="http://schemas.microsoft.com/office/drawing/2014/main" id="{44BF5D0A-E5DD-43EA-B6A4-9B3001F518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73" cy="186098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DC9C4A8" w14:textId="5B5E7D1F" w:rsidR="00D03FB1" w:rsidRPr="00422036" w:rsidRDefault="00D03FB1" w:rsidP="00D03FB1">
      <w:r>
        <w:lastRenderedPageBreak/>
        <w:t xml:space="preserve">Bild </w:t>
      </w:r>
      <w:r w:rsidR="00D95999">
        <w:fldChar w:fldCharType="begin"/>
      </w:r>
      <w:r w:rsidR="00D95999">
        <w:instrText xml:space="preserve"> SEQ Bild \* ARABIC </w:instrText>
      </w:r>
      <w:r w:rsidR="00D95999">
        <w:fldChar w:fldCharType="separate"/>
      </w:r>
      <w:r w:rsidR="008B310C">
        <w:rPr>
          <w:noProof/>
        </w:rPr>
        <w:t>8</w:t>
      </w:r>
      <w:r w:rsidR="00D95999">
        <w:rPr>
          <w:noProof/>
        </w:rPr>
        <w:fldChar w:fldCharType="end"/>
      </w:r>
      <w:r>
        <w:t xml:space="preserve"> </w:t>
      </w:r>
      <w:r w:rsidRPr="000D5453">
        <w:t>Optiflow™ Nasal Cannula</w:t>
      </w:r>
    </w:p>
    <w:p w14:paraId="608A2F1B" w14:textId="77777777" w:rsidR="00D03FB1" w:rsidRPr="001536E1" w:rsidRDefault="00D03FB1" w:rsidP="00D03FB1">
      <w:r>
        <w:t>Standardkomponent. Semipermeabel slang för att motverka kondens. I distala änden finns högflödesgrimma. Proprietär koppling (proximalt).</w:t>
      </w:r>
    </w:p>
    <w:p w14:paraId="303E02FD" w14:textId="77777777" w:rsidR="00D03FB1" w:rsidRPr="002B3047" w:rsidRDefault="00D03FB1" w:rsidP="00D03FB1">
      <w:pPr>
        <w:pStyle w:val="Rubrik2"/>
      </w:pPr>
      <w:bookmarkStart w:id="94" w:name="_Toc4145089"/>
      <w:bookmarkStart w:id="95" w:name="_Toc36733415"/>
      <w:r w:rsidRPr="002B3047">
        <w:t>Mjukvara</w:t>
      </w:r>
      <w:bookmarkEnd w:id="94"/>
      <w:bookmarkEnd w:id="95"/>
    </w:p>
    <w:p w14:paraId="56057821" w14:textId="77777777" w:rsidR="00D03FB1" w:rsidRDefault="00D03FB1" w:rsidP="00D03FB1">
      <w:r w:rsidRPr="002B3047">
        <w:t xml:space="preserve">Produkten </w:t>
      </w:r>
      <w:r>
        <w:t>innehåller ingen mjukvara</w:t>
      </w:r>
      <w:r w:rsidRPr="002B3047">
        <w:t>.</w:t>
      </w:r>
    </w:p>
    <w:p w14:paraId="2ADE6A1F" w14:textId="77777777" w:rsidR="00D03FB1" w:rsidRDefault="00D03FB1" w:rsidP="00D03FB1">
      <w:pPr>
        <w:pStyle w:val="Rubrik2"/>
      </w:pPr>
      <w:bookmarkStart w:id="96" w:name="_Toc36733416"/>
      <w:r>
        <w:t>Designhistorik</w:t>
      </w:r>
      <w:bookmarkEnd w:id="96"/>
    </w:p>
    <w:p w14:paraId="319A02D3" w14:textId="77777777" w:rsidR="00D03FB1" w:rsidRDefault="00D03FB1" w:rsidP="00D03FB1">
      <w:r>
        <w:t>V0.1: första skräddarsydda T-kopplingen</w:t>
      </w:r>
    </w:p>
    <w:p w14:paraId="7C6B3124" w14:textId="77777777" w:rsidR="00D03FB1" w:rsidRDefault="00D03FB1" w:rsidP="00D03FB1">
      <w:r>
        <w:t>V0.2: T-koppling med anslutning för PET-flaska för att avleda kondensvatten</w:t>
      </w:r>
    </w:p>
    <w:p w14:paraId="37491FC6" w14:textId="77777777" w:rsidR="00D03FB1" w:rsidRPr="005D2A3A" w:rsidRDefault="00D03FB1" w:rsidP="00D03FB1">
      <w:r>
        <w:t>V0.3: T-koppling med anslutning för PET-flaska och designad för att minska risk för korskontamination</w:t>
      </w:r>
    </w:p>
    <w:p w14:paraId="0B54C5C6" w14:textId="77777777" w:rsidR="00D03FB1" w:rsidRPr="002B3047" w:rsidRDefault="00D03FB1" w:rsidP="00D03FB1">
      <w:pPr>
        <w:pStyle w:val="Rubrik1"/>
      </w:pPr>
      <w:bookmarkStart w:id="97" w:name="_Toc527625220"/>
      <w:bookmarkStart w:id="98" w:name="_Toc4145098"/>
      <w:bookmarkStart w:id="99" w:name="_Toc36733417"/>
      <w:r w:rsidRPr="002B3047">
        <w:t>Testning utförd innan kliniskt bruk</w:t>
      </w:r>
      <w:bookmarkEnd w:id="97"/>
      <w:bookmarkEnd w:id="98"/>
      <w:bookmarkEnd w:id="99"/>
    </w:p>
    <w:p w14:paraId="4E340469" w14:textId="4CB913DE" w:rsidR="00D03FB1" w:rsidRDefault="00D03FB1" w:rsidP="00D03FB1">
      <w:bookmarkStart w:id="100" w:name="_Toc4145099"/>
      <w:r w:rsidRPr="00804DC6">
        <w:rPr>
          <w:b/>
          <w:bCs/>
        </w:rPr>
        <w:t>Flödessimulering</w:t>
      </w:r>
      <w:r>
        <w:t xml:space="preserve">, se </w:t>
      </w:r>
      <w:r>
        <w:fldChar w:fldCharType="begin"/>
      </w:r>
      <w:r>
        <w:instrText xml:space="preserve"> REF _Ref36628540 \r \h </w:instrText>
      </w:r>
      <w:r>
        <w:fldChar w:fldCharType="separate"/>
      </w:r>
      <w:r w:rsidR="008B310C">
        <w:t>Appendix A</w:t>
      </w:r>
      <w:r>
        <w:fldChar w:fldCharType="end"/>
      </w:r>
      <w:r>
        <w:t xml:space="preserve">: </w:t>
      </w:r>
      <w:r w:rsidRPr="00EA4C95">
        <w:t xml:space="preserve">Flödessimulering gjord med HME-Filter med specificerat motstånd </w:t>
      </w:r>
      <w:proofErr w:type="gramStart"/>
      <w:r w:rsidRPr="00EA4C95">
        <w:t>1</w:t>
      </w:r>
      <w:r w:rsidR="007E2DFB">
        <w:t>.</w:t>
      </w:r>
      <w:r w:rsidRPr="00EA4C95">
        <w:t>6</w:t>
      </w:r>
      <w:proofErr w:type="gramEnd"/>
      <w:r w:rsidRPr="00EA4C95">
        <w:t xml:space="preserve"> cm H2O vid 30 lpm.</w:t>
      </w:r>
      <w:r>
        <w:t xml:space="preserve"> </w:t>
      </w:r>
      <w:r w:rsidRPr="00EA4C95">
        <w:t>Bekräftar den teoretiska kapaciteten och visar jämnt distribuerat flöde mellan patienterna utan relevant motstånd skapat av filter eller ökad slanglängd.</w:t>
      </w:r>
      <w:r>
        <w:t xml:space="preserve"> </w:t>
      </w:r>
      <w:r w:rsidRPr="00EA4C95">
        <w:t>OBS att filter inte används i den färdiga lösningen</w:t>
      </w:r>
    </w:p>
    <w:p w14:paraId="3C9A14EC" w14:textId="3ED29D50" w:rsidR="00D03FB1" w:rsidRDefault="00D03FB1" w:rsidP="00D03FB1">
      <w:pPr>
        <w:rPr>
          <w:b/>
          <w:bCs/>
        </w:rPr>
      </w:pPr>
      <w:r>
        <w:rPr>
          <w:b/>
          <w:bCs/>
        </w:rPr>
        <w:t xml:space="preserve">Framtagning och produktion: </w:t>
      </w:r>
      <w:r w:rsidRPr="00974EED">
        <w:t>komponenter plockas från C-PAP</w:t>
      </w:r>
      <w:r>
        <w:t xml:space="preserve"> vilket inte är en bristvara. De specialtillverkade delarna görs genom 3dprint på sjukhuset i Lund</w:t>
      </w:r>
      <w:r w:rsidR="003F6AB8">
        <w:t xml:space="preserve"> respektive 3</w:t>
      </w:r>
      <w:del w:id="101" w:author="Jesper Fogestam Hessius" w:date="2020-04-02T23:33:00Z">
        <w:r w:rsidR="003F6AB8" w:rsidDel="004D554D">
          <w:delText>d</w:delText>
        </w:r>
      </w:del>
      <w:ins w:id="102" w:author="Jesper Fogestam Hessius" w:date="2020-04-02T23:33:00Z">
        <w:r w:rsidR="004D554D">
          <w:t>D</w:t>
        </w:r>
      </w:ins>
      <w:r w:rsidR="003F6AB8">
        <w:t>verksta</w:t>
      </w:r>
      <w:del w:id="103" w:author="Jesper Fogestam Hessius" w:date="2020-04-02T23:33:00Z">
        <w:r w:rsidR="003F6AB8" w:rsidDel="004D554D">
          <w:delText>de</w:delText>
        </w:r>
      </w:del>
      <w:r w:rsidR="003F6AB8">
        <w:t>n</w:t>
      </w:r>
      <w:ins w:id="104" w:author="Jesper Fogestam Hessius" w:date="2020-04-02T23:33:00Z">
        <w:r w:rsidR="004D554D">
          <w:t xml:space="preserve"> i </w:t>
        </w:r>
        <w:proofErr w:type="spellStart"/>
        <w:r w:rsidR="004D554D">
          <w:t>Stockh</w:t>
        </w:r>
      </w:ins>
      <w:ins w:id="105" w:author="Jesper Fogestam Hessius" w:date="2020-04-02T23:34:00Z">
        <w:r w:rsidR="004D554D">
          <w:t>olm</w:t>
        </w:r>
      </w:ins>
      <w:r>
        <w:t>.</w:t>
      </w:r>
      <w:proofErr w:type="spellEnd"/>
    </w:p>
    <w:p w14:paraId="6B59294B" w14:textId="5E9D55BF" w:rsidR="00B97269" w:rsidRDefault="000C497E" w:rsidP="00D03FB1">
      <w:r w:rsidRPr="000C497E">
        <w:t xml:space="preserve">Kraven har gåtts igenom, se </w:t>
      </w:r>
      <w:r w:rsidRPr="000C497E">
        <w:fldChar w:fldCharType="begin"/>
      </w:r>
      <w:r w:rsidRPr="000C497E">
        <w:instrText xml:space="preserve"> REF _Ref36720081 \r \h </w:instrText>
      </w:r>
      <w:r>
        <w:instrText xml:space="preserve"> \* MERGEFORMAT </w:instrText>
      </w:r>
      <w:r w:rsidRPr="000C497E">
        <w:fldChar w:fldCharType="separate"/>
      </w:r>
      <w:r w:rsidR="008B310C">
        <w:t>Appendix B</w:t>
      </w:r>
      <w:r w:rsidRPr="000C497E">
        <w:fldChar w:fldCharType="end"/>
      </w:r>
      <w:r w:rsidRPr="000C497E">
        <w:t xml:space="preserve">. </w:t>
      </w:r>
      <w:r w:rsidR="00B97269">
        <w:t>Följande krav återstår att realisera:</w:t>
      </w:r>
    </w:p>
    <w:p w14:paraId="40EABD4D" w14:textId="096BFD1B" w:rsidR="00B97269" w:rsidRDefault="00B97269" w:rsidP="00B97269">
      <w:pPr>
        <w:pStyle w:val="Liststycke"/>
        <w:numPr>
          <w:ilvl w:val="0"/>
          <w:numId w:val="35"/>
        </w:numPr>
      </w:pPr>
      <w:r>
        <w:t>Rutin för tillverkning</w:t>
      </w:r>
      <w:r w:rsidR="003F6AB8">
        <w:t xml:space="preserve"> och kontroll innan första användningen</w:t>
      </w:r>
    </w:p>
    <w:p w14:paraId="7E218755" w14:textId="742A668C" w:rsidR="00D03FB1" w:rsidRDefault="00B97269" w:rsidP="00B97269">
      <w:pPr>
        <w:pStyle w:val="Liststycke"/>
        <w:numPr>
          <w:ilvl w:val="0"/>
          <w:numId w:val="35"/>
        </w:numPr>
      </w:pPr>
      <w:r>
        <w:t>Instruktion för användning inom Region Skåne</w:t>
      </w:r>
    </w:p>
    <w:p w14:paraId="19AD0D69" w14:textId="4BDCDC9E" w:rsidR="00B97269" w:rsidRPr="002B3047" w:rsidRDefault="00B97269" w:rsidP="00B97269">
      <w:pPr>
        <w:pStyle w:val="Liststycke"/>
        <w:numPr>
          <w:ilvl w:val="0"/>
          <w:numId w:val="35"/>
        </w:numPr>
      </w:pPr>
      <w:r>
        <w:t>Validering av rengörings- och steriliseringsmetod</w:t>
      </w:r>
      <w:r w:rsidR="003F6AB8">
        <w:t xml:space="preserve"> för dessa komponenter</w:t>
      </w:r>
    </w:p>
    <w:p w14:paraId="6751D3C5" w14:textId="77777777" w:rsidR="00D03FB1" w:rsidRDefault="00D03FB1" w:rsidP="00D03FB1">
      <w:pPr>
        <w:pStyle w:val="Rubrik1"/>
      </w:pPr>
      <w:bookmarkStart w:id="106" w:name="_Toc25327796"/>
      <w:bookmarkStart w:id="107" w:name="_Toc26788703"/>
      <w:bookmarkStart w:id="108" w:name="_Toc36733418"/>
      <w:r w:rsidRPr="00DF5D39">
        <w:t>Varningar</w:t>
      </w:r>
      <w:bookmarkEnd w:id="106"/>
      <w:bookmarkEnd w:id="107"/>
      <w:bookmarkEnd w:id="108"/>
    </w:p>
    <w:p w14:paraId="49360B33" w14:textId="77777777" w:rsidR="00D03FB1" w:rsidRDefault="00D03FB1" w:rsidP="00D03FB1">
      <w:r>
        <w:t>► Använd inte produkten om den är mekaniskt skadad</w:t>
      </w:r>
    </w:p>
    <w:p w14:paraId="39588D2D" w14:textId="77777777" w:rsidR="00D03FB1" w:rsidRDefault="00D03FB1" w:rsidP="00D03FB1">
      <w:r>
        <w:t>► Använd inte produkten eller den sterila förpackningen är skadad.</w:t>
      </w:r>
    </w:p>
    <w:p w14:paraId="152CD589" w14:textId="77777777" w:rsidR="00D03FB1" w:rsidRPr="004837C4" w:rsidRDefault="00D03FB1" w:rsidP="00D03FB1">
      <w:bookmarkStart w:id="109" w:name="_Hlk35956132"/>
      <w:r>
        <w:t>► Använd inte produkten efter dess utgångsdatum på den sterila förpackningen.</w:t>
      </w:r>
    </w:p>
    <w:p w14:paraId="7408A89B" w14:textId="77777777" w:rsidR="00D03FB1" w:rsidRPr="002B3047" w:rsidRDefault="00D03FB1" w:rsidP="00D03FB1">
      <w:pPr>
        <w:pStyle w:val="Rubrik1"/>
      </w:pPr>
      <w:bookmarkStart w:id="110" w:name="_Ref36119423"/>
      <w:bookmarkStart w:id="111" w:name="_Toc36733419"/>
      <w:bookmarkEnd w:id="109"/>
      <w:r w:rsidRPr="002B3047">
        <w:t>Servicemanual</w:t>
      </w:r>
      <w:bookmarkEnd w:id="110"/>
      <w:bookmarkEnd w:id="111"/>
    </w:p>
    <w:p w14:paraId="0B393939" w14:textId="77777777" w:rsidR="00D03FB1" w:rsidRDefault="00D03FB1" w:rsidP="00D03FB1">
      <w:bookmarkStart w:id="112" w:name="_Hlk35956894"/>
      <w:r>
        <w:t xml:space="preserve">Se rengörings- och steriliseringsmetod. </w:t>
      </w:r>
    </w:p>
    <w:p w14:paraId="2D54FD60" w14:textId="77777777" w:rsidR="00D03FB1" w:rsidRPr="003D6328" w:rsidRDefault="00D03FB1" w:rsidP="00D03FB1">
      <w:pPr>
        <w:rPr>
          <w:strike/>
        </w:rPr>
      </w:pPr>
      <w:r>
        <w:t>I övrigt skall produkten inte servas utan kasseras i sådant fall.</w:t>
      </w:r>
    </w:p>
    <w:p w14:paraId="30891229" w14:textId="77777777" w:rsidR="00D03FB1" w:rsidRPr="002B3047" w:rsidRDefault="00D03FB1" w:rsidP="00D03FB1">
      <w:pPr>
        <w:pStyle w:val="Rubrik1"/>
      </w:pPr>
      <w:bookmarkStart w:id="113" w:name="_Toc36733420"/>
      <w:bookmarkEnd w:id="112"/>
      <w:r w:rsidRPr="002B3047">
        <w:t>Existerande klinisk data</w:t>
      </w:r>
      <w:bookmarkEnd w:id="100"/>
      <w:bookmarkEnd w:id="113"/>
    </w:p>
    <w:p w14:paraId="158A70E9" w14:textId="30E9CC7F" w:rsidR="00D03FB1" w:rsidRDefault="004F0424" w:rsidP="00D03FB1">
      <w:pPr>
        <w:rPr>
          <w:rFonts w:cstheme="minorHAnsi"/>
        </w:rPr>
      </w:pPr>
      <w:r>
        <w:rPr>
          <w:rFonts w:cstheme="minorHAnsi"/>
        </w:rPr>
        <w:t xml:space="preserve">DentalSG är en CE-märkt </w:t>
      </w:r>
      <w:ins w:id="114" w:author="Einar Heiberg" w:date="2020-04-02T23:08:00Z">
        <w:r w:rsidR="00A54768">
          <w:rPr>
            <w:rFonts w:cstheme="minorHAnsi"/>
          </w:rPr>
          <w:t xml:space="preserve">plast </w:t>
        </w:r>
      </w:ins>
      <w:del w:id="115" w:author="Einar Heiberg" w:date="2020-04-02T23:08:00Z">
        <w:r w:rsidDel="00A54768">
          <w:rPr>
            <w:rFonts w:cstheme="minorHAnsi"/>
          </w:rPr>
          <w:delText xml:space="preserve">proukt </w:delText>
        </w:r>
      </w:del>
      <w:r>
        <w:rPr>
          <w:rFonts w:cstheme="minorHAnsi"/>
        </w:rPr>
        <w:t xml:space="preserve">för </w:t>
      </w:r>
      <w:ins w:id="116" w:author="Einar Heiberg" w:date="2020-04-02T23:08:00Z">
        <w:r w:rsidR="00A54768">
          <w:rPr>
            <w:rFonts w:cstheme="minorHAnsi"/>
          </w:rPr>
          <w:t>surgical guides främst inom kä</w:t>
        </w:r>
      </w:ins>
      <w:ins w:id="117" w:author="Jesper Fogestam Hessius" w:date="2020-04-02T23:34:00Z">
        <w:r w:rsidR="004D554D">
          <w:rPr>
            <w:rFonts w:cstheme="minorHAnsi"/>
          </w:rPr>
          <w:t>k</w:t>
        </w:r>
      </w:ins>
      <w:ins w:id="118" w:author="Einar Heiberg" w:date="2020-04-02T23:08:00Z">
        <w:r w:rsidR="00A54768">
          <w:rPr>
            <w:rFonts w:cstheme="minorHAnsi"/>
          </w:rPr>
          <w:t>kirurgi</w:t>
        </w:r>
      </w:ins>
      <w:del w:id="119" w:author="Einar Heiberg" w:date="2020-04-02T23:08:00Z">
        <w:r w:rsidDel="00A54768">
          <w:rPr>
            <w:rFonts w:cstheme="minorHAnsi"/>
          </w:rPr>
          <w:delText>tandimplantat</w:delText>
        </w:r>
      </w:del>
      <w:r>
        <w:rPr>
          <w:rFonts w:cstheme="minorHAnsi"/>
        </w:rPr>
        <w:t>.</w:t>
      </w:r>
    </w:p>
    <w:p w14:paraId="4CCCDD16" w14:textId="2E124006" w:rsidR="004F0424" w:rsidRDefault="004F0424" w:rsidP="00D03FB1">
      <w:pPr>
        <w:rPr>
          <w:rFonts w:cstheme="minorHAnsi"/>
        </w:rPr>
      </w:pPr>
      <w:r>
        <w:rPr>
          <w:rFonts w:cstheme="minorHAnsi"/>
        </w:rPr>
        <w:lastRenderedPageBreak/>
        <w:t>3dprint som teknik har använts i ett flertal lyckade projekt för egentillverkning inom SUS Lund: gelapplikatorn (2016), gjutform för kraniplastik (2019-), nålguide (2020) med flera.</w:t>
      </w:r>
    </w:p>
    <w:p w14:paraId="0D2F04D1" w14:textId="1C90AE96" w:rsidR="004F0424" w:rsidRPr="002B3047" w:rsidRDefault="004F0424" w:rsidP="00D03FB1">
      <w:pPr>
        <w:rPr>
          <w:rFonts w:cstheme="minorHAnsi"/>
        </w:rPr>
      </w:pPr>
      <w:r>
        <w:rPr>
          <w:rFonts w:cstheme="minorHAnsi"/>
        </w:rPr>
        <w:t>Behandlingen med Optflow är en vedertagen metod med lång och beprövad erfarenhet.</w:t>
      </w:r>
    </w:p>
    <w:p w14:paraId="7B1A4F17" w14:textId="77777777" w:rsidR="00D03FB1" w:rsidRPr="002B3047" w:rsidRDefault="00D03FB1" w:rsidP="00D03FB1">
      <w:pPr>
        <w:pStyle w:val="Rubrik1"/>
      </w:pPr>
      <w:bookmarkStart w:id="120" w:name="_Toc358041730"/>
      <w:bookmarkStart w:id="121" w:name="_Toc4145100"/>
      <w:bookmarkStart w:id="122" w:name="_Toc36733421"/>
      <w:r w:rsidRPr="002B3047">
        <w:t>Referenser</w:t>
      </w:r>
      <w:bookmarkEnd w:id="120"/>
      <w:bookmarkEnd w:id="121"/>
      <w:bookmarkEnd w:id="122"/>
    </w:p>
    <w:p w14:paraId="5FA30FD5" w14:textId="77777777" w:rsidR="006C0D4B" w:rsidRDefault="00D03FB1" w:rsidP="006C0D4B">
      <w:pPr>
        <w:pStyle w:val="Litteraturfrteckning"/>
        <w:rPr>
          <w:b/>
          <w:bCs/>
          <w:noProof/>
          <w:sz w:val="24"/>
          <w:szCs w:val="24"/>
        </w:rPr>
      </w:pPr>
      <w:r w:rsidRPr="002B3047">
        <w:fldChar w:fldCharType="begin"/>
      </w:r>
      <w:r w:rsidRPr="002B3047">
        <w:instrText xml:space="preserve"> BIBLIOGRAPHY  \l 1053 </w:instrText>
      </w:r>
      <w:r w:rsidRPr="002B3047">
        <w:fldChar w:fldCharType="separate"/>
      </w:r>
      <w:r w:rsidR="006C0D4B">
        <w:rPr>
          <w:noProof/>
        </w:rPr>
        <w:t xml:space="preserve">1. </w:t>
      </w:r>
      <w:r w:rsidR="006C0D4B">
        <w:rPr>
          <w:b/>
          <w:bCs/>
          <w:i/>
          <w:iCs/>
          <w:noProof/>
        </w:rPr>
        <w:t xml:space="preserve">SS-EN ISO 14155:2011, Klinisk prövning av medicintekniska produkter – God klinisk praxis. </w:t>
      </w:r>
    </w:p>
    <w:p w14:paraId="0DA35465" w14:textId="77777777" w:rsidR="006C0D4B" w:rsidRPr="001633DA" w:rsidRDefault="006C0D4B" w:rsidP="006C0D4B">
      <w:pPr>
        <w:pStyle w:val="Litteraturfrteckning"/>
        <w:rPr>
          <w:b/>
          <w:bCs/>
          <w:noProof/>
          <w:lang w:val="en-US"/>
          <w:rPrChange w:id="123" w:author="Einar Heiberg" w:date="2020-04-02T22:52:00Z">
            <w:rPr>
              <w:b/>
              <w:bCs/>
              <w:noProof/>
            </w:rPr>
          </w:rPrChange>
        </w:rPr>
      </w:pPr>
      <w:r w:rsidRPr="001633DA">
        <w:rPr>
          <w:b/>
          <w:bCs/>
          <w:noProof/>
          <w:lang w:val="en-US"/>
          <w:rPrChange w:id="124" w:author="Einar Heiberg" w:date="2020-04-02T22:52:00Z">
            <w:rPr>
              <w:b/>
              <w:bCs/>
              <w:noProof/>
            </w:rPr>
          </w:rPrChange>
        </w:rPr>
        <w:t xml:space="preserve">2. </w:t>
      </w:r>
      <w:r w:rsidRPr="001633DA">
        <w:rPr>
          <w:b/>
          <w:bCs/>
          <w:i/>
          <w:iCs/>
          <w:noProof/>
          <w:lang w:val="en-US"/>
          <w:rPrChange w:id="125" w:author="Einar Heiberg" w:date="2020-04-02T22:52:00Z">
            <w:rPr>
              <w:b/>
              <w:bCs/>
              <w:i/>
              <w:iCs/>
              <w:noProof/>
            </w:rPr>
          </w:rPrChange>
        </w:rPr>
        <w:t xml:space="preserve">EXDO-191204, Application-Guide_Surgical-Guides_EN. </w:t>
      </w:r>
    </w:p>
    <w:p w14:paraId="4DE95D63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3. </w:t>
      </w:r>
      <w:r>
        <w:rPr>
          <w:b/>
          <w:bCs/>
          <w:i/>
          <w:iCs/>
          <w:noProof/>
        </w:rPr>
        <w:t xml:space="preserve">SOSF 2008:1, Användning av medicintekniska produkter i hälso- och sjukvården . </w:t>
      </w:r>
    </w:p>
    <w:p w14:paraId="0CB08FBC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4. </w:t>
      </w:r>
      <w:r>
        <w:rPr>
          <w:b/>
          <w:bCs/>
          <w:i/>
          <w:iCs/>
          <w:noProof/>
        </w:rPr>
        <w:t xml:space="preserve">PROC-10013, Processbeskrivning Kvalitetsmanual. </w:t>
      </w:r>
    </w:p>
    <w:p w14:paraId="6C86E0EF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5. ISO 13485:2012, Medicintekniska produkter – Ledningssystem för kvalitet – Krav för regulatoriska ändamål. </w:t>
      </w:r>
    </w:p>
    <w:p w14:paraId="0D700F2A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6. </w:t>
      </w:r>
      <w:r>
        <w:rPr>
          <w:b/>
          <w:bCs/>
          <w:i/>
          <w:iCs/>
          <w:noProof/>
        </w:rPr>
        <w:t xml:space="preserve">TMPL-10031, Försäkran om överensstämmelse. </w:t>
      </w:r>
    </w:p>
    <w:p w14:paraId="1F0265BF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7. https://www.ivo.se/publicerat-material/nyheter/2020/ivos-svar-pa-fraga-gallande-anvandning-och-hantering-av-ventilatorer-tillhandahallna-bl.a.-fran-socialstyrelsens-beredskapslager/. </w:t>
      </w:r>
      <w:r>
        <w:rPr>
          <w:b/>
          <w:bCs/>
          <w:i/>
          <w:iCs/>
          <w:noProof/>
        </w:rPr>
        <w:t xml:space="preserve">IVO_s svar på fråga gällande användning och hantering av ventilatorer. </w:t>
      </w:r>
      <w:r>
        <w:rPr>
          <w:b/>
          <w:bCs/>
          <w:noProof/>
        </w:rPr>
        <w:t xml:space="preserve">[Online] </w:t>
      </w:r>
    </w:p>
    <w:p w14:paraId="3A061FA9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8. </w:t>
      </w:r>
      <w:r>
        <w:rPr>
          <w:b/>
          <w:bCs/>
          <w:i/>
          <w:iCs/>
          <w:noProof/>
        </w:rPr>
        <w:t xml:space="preserve">PROC-10011, Processbeskrivning Produktutveckling. </w:t>
      </w:r>
    </w:p>
    <w:p w14:paraId="17F976FB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9. </w:t>
      </w:r>
      <w:r>
        <w:rPr>
          <w:b/>
          <w:bCs/>
          <w:i/>
          <w:iCs/>
          <w:noProof/>
        </w:rPr>
        <w:t xml:space="preserve">ISO 14971:2012, Medicintekniska produkter – Tillämpning av ett system för riskhantering för medicintekniska produkter. </w:t>
      </w:r>
    </w:p>
    <w:p w14:paraId="585633D4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10. </w:t>
      </w:r>
      <w:r>
        <w:rPr>
          <w:b/>
          <w:bCs/>
          <w:i/>
          <w:iCs/>
          <w:noProof/>
        </w:rPr>
        <w:t xml:space="preserve">EXDO-191205, DentalSG-DataSheet. </w:t>
      </w:r>
    </w:p>
    <w:p w14:paraId="7E0F3224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12. </w:t>
      </w:r>
      <w:r>
        <w:rPr>
          <w:b/>
          <w:bCs/>
          <w:i/>
          <w:iCs/>
          <w:noProof/>
        </w:rPr>
        <w:t xml:space="preserve">TMPL-10029, instruktion med Checklista ledningens genomgång. </w:t>
      </w:r>
    </w:p>
    <w:p w14:paraId="28037F06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13. </w:t>
      </w:r>
      <w:r>
        <w:rPr>
          <w:b/>
          <w:bCs/>
          <w:i/>
          <w:iCs/>
          <w:noProof/>
        </w:rPr>
        <w:t xml:space="preserve">ISBN:978-91-86301-28-6, Riskanalys &amp; Händelseanalys - handbok för patientsäkerhet. </w:t>
      </w:r>
    </w:p>
    <w:p w14:paraId="292CCB0B" w14:textId="77777777" w:rsidR="006C0D4B" w:rsidRPr="001633DA" w:rsidRDefault="006C0D4B" w:rsidP="006C0D4B">
      <w:pPr>
        <w:pStyle w:val="Litteraturfrteckning"/>
        <w:rPr>
          <w:b/>
          <w:bCs/>
          <w:noProof/>
          <w:lang w:val="en-US"/>
          <w:rPrChange w:id="126" w:author="Einar Heiberg" w:date="2020-04-02T22:52:00Z">
            <w:rPr>
              <w:b/>
              <w:bCs/>
              <w:noProof/>
            </w:rPr>
          </w:rPrChange>
        </w:rPr>
      </w:pPr>
      <w:r w:rsidRPr="001633DA">
        <w:rPr>
          <w:b/>
          <w:bCs/>
          <w:noProof/>
          <w:lang w:val="en-US"/>
          <w:rPrChange w:id="127" w:author="Einar Heiberg" w:date="2020-04-02T22:52:00Z">
            <w:rPr>
              <w:b/>
              <w:bCs/>
              <w:noProof/>
            </w:rPr>
          </w:rPrChange>
        </w:rPr>
        <w:t xml:space="preserve">14. </w:t>
      </w:r>
      <w:r w:rsidRPr="001633DA">
        <w:rPr>
          <w:b/>
          <w:bCs/>
          <w:i/>
          <w:iCs/>
          <w:noProof/>
          <w:lang w:val="en-US"/>
          <w:rPrChange w:id="128" w:author="Einar Heiberg" w:date="2020-04-02T22:52:00Z">
            <w:rPr>
              <w:b/>
              <w:bCs/>
              <w:i/>
              <w:iCs/>
              <w:noProof/>
            </w:rPr>
          </w:rPrChange>
        </w:rPr>
        <w:t xml:space="preserve">IEC 62366, Medical devices - Application of usibility engineering to medical devices. </w:t>
      </w:r>
    </w:p>
    <w:p w14:paraId="367631E0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15. TMPL-10025, Produktbeskrivning, mall. </w:t>
      </w:r>
    </w:p>
    <w:p w14:paraId="6F641FC9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16. </w:t>
      </w:r>
      <w:r>
        <w:rPr>
          <w:b/>
          <w:bCs/>
          <w:i/>
          <w:iCs/>
          <w:noProof/>
        </w:rPr>
        <w:t xml:space="preserve">TMPL-10028, Teknisk fil, Mall. </w:t>
      </w:r>
    </w:p>
    <w:p w14:paraId="6F2451CF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17. </w:t>
      </w:r>
      <w:r>
        <w:rPr>
          <w:b/>
          <w:bCs/>
          <w:i/>
          <w:iCs/>
          <w:noProof/>
        </w:rPr>
        <w:t xml:space="preserve">TMPL-10022, Riskhanteringsplan Mall. </w:t>
      </w:r>
    </w:p>
    <w:p w14:paraId="5F6372B3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18. </w:t>
      </w:r>
      <w:r>
        <w:rPr>
          <w:b/>
          <w:bCs/>
          <w:i/>
          <w:iCs/>
          <w:noProof/>
        </w:rPr>
        <w:t xml:space="preserve">TMPL-10030, Riskhanteringsrapport, mall. </w:t>
      </w:r>
    </w:p>
    <w:p w14:paraId="05342AA7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19. </w:t>
      </w:r>
      <w:r>
        <w:rPr>
          <w:b/>
          <w:bCs/>
          <w:i/>
          <w:iCs/>
          <w:noProof/>
        </w:rPr>
        <w:t xml:space="preserve">TMPL-10038, Riskanalysschema, mall. </w:t>
      </w:r>
    </w:p>
    <w:p w14:paraId="3D54F22E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20. </w:t>
      </w:r>
      <w:r>
        <w:rPr>
          <w:b/>
          <w:bCs/>
          <w:i/>
          <w:iCs/>
          <w:noProof/>
        </w:rPr>
        <w:t xml:space="preserve">TMPL-10043, Mötesanteckningar riskanalysmöte, mall. </w:t>
      </w:r>
    </w:p>
    <w:p w14:paraId="7EDB9A4F" w14:textId="77777777" w:rsidR="006C0D4B" w:rsidRDefault="006C0D4B" w:rsidP="006C0D4B">
      <w:pPr>
        <w:pStyle w:val="Litteraturfrteckning"/>
        <w:rPr>
          <w:b/>
          <w:bCs/>
          <w:noProof/>
        </w:rPr>
      </w:pPr>
      <w:r>
        <w:rPr>
          <w:b/>
          <w:bCs/>
          <w:noProof/>
        </w:rPr>
        <w:t xml:space="preserve">21. </w:t>
      </w:r>
      <w:r>
        <w:rPr>
          <w:b/>
          <w:bCs/>
          <w:i/>
          <w:iCs/>
          <w:noProof/>
        </w:rPr>
        <w:t xml:space="preserve">PROC-10012, Processbeskrivning Tillverkning. </w:t>
      </w:r>
    </w:p>
    <w:p w14:paraId="73F52D6D" w14:textId="77777777" w:rsidR="00D03FB1" w:rsidRPr="002B3047" w:rsidRDefault="00D03FB1" w:rsidP="006C0D4B">
      <w:pPr>
        <w:pStyle w:val="Rubrik1"/>
        <w:spacing w:before="240" w:after="60" w:line="240" w:lineRule="auto"/>
        <w:ind w:left="426" w:right="139"/>
      </w:pPr>
      <w:r w:rsidRPr="002B3047">
        <w:lastRenderedPageBreak/>
        <w:fldChar w:fldCharType="end"/>
      </w:r>
      <w:bookmarkStart w:id="129" w:name="_Toc36733422"/>
      <w:r w:rsidRPr="002B3047">
        <w:t>Revisionshistorik</w:t>
      </w:r>
      <w:bookmarkEnd w:id="129"/>
    </w:p>
    <w:tbl>
      <w:tblPr>
        <w:tblStyle w:val="Tabellrutnt"/>
        <w:tblW w:w="969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320"/>
        <w:gridCol w:w="1515"/>
        <w:gridCol w:w="2411"/>
        <w:gridCol w:w="4446"/>
      </w:tblGrid>
      <w:tr w:rsidR="00D03FB1" w:rsidRPr="002B3047" w14:paraId="392A5CD8" w14:textId="77777777" w:rsidTr="008B310C">
        <w:tc>
          <w:tcPr>
            <w:tcW w:w="1320" w:type="dxa"/>
            <w:shd w:val="clear" w:color="auto" w:fill="F2F2F2" w:themeFill="background1" w:themeFillShade="F2"/>
          </w:tcPr>
          <w:p w14:paraId="1FDCA86F" w14:textId="77777777" w:rsidR="00D03FB1" w:rsidRPr="002B3047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2B3047">
              <w:rPr>
                <w:rStyle w:val="Betoning"/>
                <w:i w:val="0"/>
                <w:sz w:val="20"/>
              </w:rPr>
              <w:t>Version</w:t>
            </w:r>
          </w:p>
        </w:tc>
        <w:tc>
          <w:tcPr>
            <w:tcW w:w="1515" w:type="dxa"/>
            <w:shd w:val="clear" w:color="auto" w:fill="F2F2F2" w:themeFill="background1" w:themeFillShade="F2"/>
          </w:tcPr>
          <w:p w14:paraId="6F366B49" w14:textId="77777777" w:rsidR="00D03FB1" w:rsidRPr="002B3047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2B3047">
              <w:rPr>
                <w:rStyle w:val="Betoning"/>
                <w:i w:val="0"/>
                <w:sz w:val="20"/>
              </w:rPr>
              <w:t>Datum</w:t>
            </w:r>
          </w:p>
        </w:tc>
        <w:tc>
          <w:tcPr>
            <w:tcW w:w="2411" w:type="dxa"/>
            <w:shd w:val="clear" w:color="auto" w:fill="F2F2F2" w:themeFill="background1" w:themeFillShade="F2"/>
          </w:tcPr>
          <w:p w14:paraId="15BEBBDE" w14:textId="77777777" w:rsidR="00D03FB1" w:rsidRPr="002B3047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2B3047">
              <w:rPr>
                <w:rStyle w:val="Betoning"/>
                <w:i w:val="0"/>
                <w:sz w:val="20"/>
              </w:rPr>
              <w:t>Versionsförändring av</w:t>
            </w:r>
          </w:p>
        </w:tc>
        <w:tc>
          <w:tcPr>
            <w:tcW w:w="4446" w:type="dxa"/>
            <w:shd w:val="clear" w:color="auto" w:fill="F2F2F2" w:themeFill="background1" w:themeFillShade="F2"/>
          </w:tcPr>
          <w:p w14:paraId="513A004D" w14:textId="77777777" w:rsidR="00D03FB1" w:rsidRPr="002B3047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2B3047">
              <w:rPr>
                <w:rStyle w:val="Betoning"/>
                <w:i w:val="0"/>
                <w:sz w:val="20"/>
              </w:rPr>
              <w:t>kommentar</w:t>
            </w:r>
          </w:p>
        </w:tc>
      </w:tr>
      <w:tr w:rsidR="00D03FB1" w:rsidRPr="002B3047" w14:paraId="4523AE24" w14:textId="77777777" w:rsidTr="008B310C">
        <w:tc>
          <w:tcPr>
            <w:tcW w:w="1320" w:type="dxa"/>
          </w:tcPr>
          <w:p w14:paraId="2938A043" w14:textId="77777777" w:rsidR="00D03FB1" w:rsidRPr="00864614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864614">
              <w:rPr>
                <w:rStyle w:val="Betoning"/>
                <w:i w:val="0"/>
                <w:sz w:val="20"/>
              </w:rPr>
              <w:t>0.1</w:t>
            </w:r>
          </w:p>
        </w:tc>
        <w:tc>
          <w:tcPr>
            <w:tcW w:w="1515" w:type="dxa"/>
          </w:tcPr>
          <w:p w14:paraId="7C69035A" w14:textId="77777777" w:rsidR="00D03FB1" w:rsidRPr="00864614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>
              <w:rPr>
                <w:rStyle w:val="Betoning"/>
                <w:i w:val="0"/>
                <w:sz w:val="20"/>
              </w:rPr>
              <w:t>2020-03-3</w:t>
            </w:r>
            <w:r w:rsidRPr="00362902">
              <w:rPr>
                <w:rStyle w:val="Betoning"/>
                <w:i w:val="0"/>
                <w:sz w:val="20"/>
              </w:rPr>
              <w:t>1</w:t>
            </w:r>
          </w:p>
        </w:tc>
        <w:tc>
          <w:tcPr>
            <w:tcW w:w="2411" w:type="dxa"/>
          </w:tcPr>
          <w:p w14:paraId="63B28BCE" w14:textId="77777777" w:rsidR="00D03FB1" w:rsidRPr="00864614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864614">
              <w:rPr>
                <w:rStyle w:val="Betoning"/>
                <w:i w:val="0"/>
                <w:sz w:val="20"/>
              </w:rPr>
              <w:t>Per Nordqvist</w:t>
            </w:r>
          </w:p>
        </w:tc>
        <w:tc>
          <w:tcPr>
            <w:tcW w:w="4446" w:type="dxa"/>
          </w:tcPr>
          <w:p w14:paraId="53AA3E45" w14:textId="77777777" w:rsidR="00D03FB1" w:rsidRPr="00864614" w:rsidRDefault="00D03FB1" w:rsidP="008B310C">
            <w:pPr>
              <w:pStyle w:val="Beskrivning"/>
              <w:rPr>
                <w:rStyle w:val="Betoning"/>
                <w:i w:val="0"/>
                <w:sz w:val="20"/>
              </w:rPr>
            </w:pPr>
            <w:r w:rsidRPr="00864614">
              <w:rPr>
                <w:rStyle w:val="Betoning"/>
                <w:i w:val="0"/>
                <w:sz w:val="20"/>
              </w:rPr>
              <w:t>Första version av dokumentet på nytt nummer</w:t>
            </w:r>
          </w:p>
        </w:tc>
      </w:tr>
      <w:tr w:rsidR="00D03FB1" w:rsidRPr="002B3047" w14:paraId="3CB215BC" w14:textId="77777777" w:rsidTr="008B310C">
        <w:tc>
          <w:tcPr>
            <w:tcW w:w="1320" w:type="dxa"/>
          </w:tcPr>
          <w:p w14:paraId="04DC6317" w14:textId="77777777" w:rsidR="00D03FB1" w:rsidRPr="0033079A" w:rsidRDefault="00D03FB1" w:rsidP="008B310C">
            <w:pPr>
              <w:pStyle w:val="Beskrivning"/>
              <w:rPr>
                <w:rStyle w:val="Betoning"/>
                <w:i w:val="0"/>
                <w:strike/>
                <w:sz w:val="20"/>
              </w:rPr>
            </w:pPr>
            <w:r w:rsidRPr="0033079A">
              <w:rPr>
                <w:rStyle w:val="Betoning"/>
                <w:i w:val="0"/>
                <w:strike/>
                <w:sz w:val="20"/>
              </w:rPr>
              <w:t>1.0</w:t>
            </w:r>
          </w:p>
        </w:tc>
        <w:tc>
          <w:tcPr>
            <w:tcW w:w="1515" w:type="dxa"/>
          </w:tcPr>
          <w:p w14:paraId="15D20BD3" w14:textId="77777777" w:rsidR="00D03FB1" w:rsidRPr="0033079A" w:rsidRDefault="00D03FB1" w:rsidP="008B310C">
            <w:pPr>
              <w:pStyle w:val="Beskrivning"/>
              <w:rPr>
                <w:rStyle w:val="Betoning"/>
                <w:i w:val="0"/>
                <w:strike/>
                <w:sz w:val="20"/>
              </w:rPr>
            </w:pPr>
          </w:p>
        </w:tc>
        <w:tc>
          <w:tcPr>
            <w:tcW w:w="2411" w:type="dxa"/>
          </w:tcPr>
          <w:p w14:paraId="361C6669" w14:textId="77777777" w:rsidR="00D03FB1" w:rsidRPr="0033079A" w:rsidRDefault="00D03FB1" w:rsidP="008B310C">
            <w:pPr>
              <w:pStyle w:val="Beskrivning"/>
              <w:rPr>
                <w:rStyle w:val="Betoning"/>
                <w:i w:val="0"/>
                <w:strike/>
                <w:sz w:val="20"/>
              </w:rPr>
            </w:pPr>
          </w:p>
        </w:tc>
        <w:tc>
          <w:tcPr>
            <w:tcW w:w="4446" w:type="dxa"/>
          </w:tcPr>
          <w:p w14:paraId="7A918BEE" w14:textId="77777777" w:rsidR="00D03FB1" w:rsidRPr="0033079A" w:rsidRDefault="00D03FB1" w:rsidP="008B310C">
            <w:pPr>
              <w:pStyle w:val="Beskrivning"/>
              <w:rPr>
                <w:rStyle w:val="Betoning"/>
                <w:i w:val="0"/>
                <w:strike/>
                <w:sz w:val="20"/>
              </w:rPr>
            </w:pPr>
            <w:r w:rsidRPr="0033079A">
              <w:rPr>
                <w:rStyle w:val="Betoning"/>
                <w:i w:val="0"/>
                <w:strike/>
                <w:sz w:val="20"/>
              </w:rPr>
              <w:t>Godkänd version</w:t>
            </w:r>
          </w:p>
        </w:tc>
      </w:tr>
    </w:tbl>
    <w:p w14:paraId="16F892E8" w14:textId="77777777" w:rsidR="00D03FB1" w:rsidRDefault="00D03FB1" w:rsidP="00D03FB1"/>
    <w:p w14:paraId="59289E4E" w14:textId="77777777" w:rsidR="00D03FB1" w:rsidRPr="001B091A" w:rsidRDefault="00D03FB1" w:rsidP="00D03FB1"/>
    <w:p w14:paraId="064DEFE1" w14:textId="77777777" w:rsidR="00D03FB1" w:rsidRPr="001B091A" w:rsidRDefault="00D03FB1" w:rsidP="00D03FB1"/>
    <w:p w14:paraId="76F84089" w14:textId="77777777" w:rsidR="00D03FB1" w:rsidRPr="001B091A" w:rsidRDefault="00D03FB1" w:rsidP="00D03FB1"/>
    <w:p w14:paraId="2CD0B1A5" w14:textId="77777777" w:rsidR="00D03FB1" w:rsidRDefault="00D03FB1" w:rsidP="00D03FB1">
      <w:pPr>
        <w:pStyle w:val="Appendix1"/>
      </w:pPr>
      <w:bookmarkStart w:id="130" w:name="_Ref36628540"/>
      <w:bookmarkStart w:id="131" w:name="_Toc36733423"/>
      <w:r>
        <w:lastRenderedPageBreak/>
        <w:t>Simuleringar</w:t>
      </w:r>
      <w:bookmarkEnd w:id="130"/>
      <w:bookmarkEnd w:id="131"/>
    </w:p>
    <w:p w14:paraId="5D3BD3BE" w14:textId="77777777" w:rsidR="00D03FB1" w:rsidRPr="001B091A" w:rsidRDefault="00D03FB1" w:rsidP="00D03FB1">
      <w:pPr>
        <w:tabs>
          <w:tab w:val="left" w:pos="5693"/>
        </w:tabs>
      </w:pPr>
      <w:r>
        <w:tab/>
      </w:r>
    </w:p>
    <w:p w14:paraId="5B3700D4" w14:textId="77777777" w:rsidR="00D03FB1" w:rsidRDefault="00D03FB1" w:rsidP="00D03FB1">
      <w:pPr>
        <w:ind w:left="0"/>
      </w:pPr>
      <w:r>
        <w:rPr>
          <w:noProof/>
        </w:rPr>
        <w:drawing>
          <wp:inline distT="0" distB="0" distL="0" distR="0" wp14:anchorId="4F67C675" wp14:editId="5B355344">
            <wp:extent cx="5759450" cy="2898775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objekt 1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B8ED" w14:textId="77777777" w:rsidR="00D03FB1" w:rsidRDefault="00D03FB1" w:rsidP="00D03FB1">
      <w:pPr>
        <w:ind w:left="0"/>
      </w:pPr>
    </w:p>
    <w:p w14:paraId="56EE5C39" w14:textId="77777777" w:rsidR="00D03FB1" w:rsidRPr="001B091A" w:rsidRDefault="00D03FB1" w:rsidP="00D03FB1">
      <w:pPr>
        <w:ind w:left="0"/>
      </w:pPr>
    </w:p>
    <w:p w14:paraId="44170888" w14:textId="4766A7BE" w:rsidR="00B03FE3" w:rsidRDefault="000C497E" w:rsidP="000C497E">
      <w:pPr>
        <w:pStyle w:val="Appendix1"/>
      </w:pPr>
      <w:bookmarkStart w:id="132" w:name="_Ref36720081"/>
      <w:bookmarkStart w:id="133" w:name="_Toc36733424"/>
      <w:r>
        <w:lastRenderedPageBreak/>
        <w:t>Kravgenomgång</w:t>
      </w:r>
      <w:bookmarkEnd w:id="132"/>
      <w:bookmarkEnd w:id="133"/>
    </w:p>
    <w:p w14:paraId="316FA5B8" w14:textId="77777777" w:rsidR="000C497E" w:rsidRDefault="000C497E" w:rsidP="000C497E">
      <w:r>
        <w:t>PK001: Produkten skall dela upp flödet i två grenar med ringa förluster</w:t>
      </w:r>
    </w:p>
    <w:p w14:paraId="23354136" w14:textId="77777777" w:rsidR="000C497E" w:rsidRDefault="000C497E" w:rsidP="000C497E">
      <w:r>
        <w:t>PK002: produkten skall var baserad på tillgängligt material på sjukhuset eller sådant som går att framställa och använda på ett lämpligt sätt.</w:t>
      </w:r>
    </w:p>
    <w:p w14:paraId="4D138564" w14:textId="77777777" w:rsidR="000C497E" w:rsidRDefault="000C497E" w:rsidP="000C497E">
      <w:r>
        <w:t>RK001: Avstå delad behandling av bärare av MRB</w:t>
      </w:r>
    </w:p>
    <w:p w14:paraId="00F11FD4" w14:textId="77777777" w:rsidR="000C497E" w:rsidRDefault="000C497E" w:rsidP="000C497E">
      <w:r>
        <w:t>RK002: Avstå delad behandling av patient med känd bakteriell sekundärinfektion(?)</w:t>
      </w:r>
    </w:p>
    <w:p w14:paraId="3D5EBAF8" w14:textId="77777777" w:rsidR="000C497E" w:rsidRDefault="000C497E" w:rsidP="000C497E">
      <w:r>
        <w:t>RK003: Teknisk lösning i anslutning till T-koppling som avleder kondensvatten från respektive patient.</w:t>
      </w:r>
    </w:p>
    <w:p w14:paraId="76378359" w14:textId="77777777" w:rsidR="000C497E" w:rsidRDefault="000C497E" w:rsidP="000C497E">
      <w:r>
        <w:t>RK004: I kliniskt bruk endast användning av CE-märkt plast godkänd för oralt bruk (Formlabs Dental SG)</w:t>
      </w:r>
    </w:p>
    <w:p w14:paraId="4AB6EF08" w14:textId="77777777" w:rsidR="000C497E" w:rsidRDefault="000C497E" w:rsidP="000C497E">
      <w:r>
        <w:t>RK005: Delning endast mellan patienter med relativt lik kroppshydda</w:t>
      </w:r>
    </w:p>
    <w:p w14:paraId="66FCEFED" w14:textId="77777777" w:rsidR="000C497E" w:rsidRDefault="000C497E" w:rsidP="000C497E">
      <w:r>
        <w:t>RK006: Delning endast mellan patienter med samma storlek på grimma</w:t>
      </w:r>
    </w:p>
    <w:p w14:paraId="108D5821" w14:textId="77777777" w:rsidR="000C497E" w:rsidRDefault="000C497E" w:rsidP="000C497E">
      <w:r>
        <w:t>RK007: Kontroll av korrekt slang- och grimm-läge, särskilt vid upplevd försämring</w:t>
      </w:r>
    </w:p>
    <w:p w14:paraId="197A9539" w14:textId="77777777" w:rsidR="000C497E" w:rsidRDefault="000C497E" w:rsidP="000C497E">
      <w:r>
        <w:t>RK008: Vid start av optiflow eftersträvas enskild behandling till dess att inställningar justerats</w:t>
      </w:r>
    </w:p>
    <w:p w14:paraId="0EBB7E22" w14:textId="77777777" w:rsidR="000C497E" w:rsidRDefault="000C497E" w:rsidP="000C497E">
      <w:r>
        <w:t>RK009: Övergång till delad behandling vid stabiliserade inställningar</w:t>
      </w:r>
    </w:p>
    <w:p w14:paraId="49E28A56" w14:textId="77777777" w:rsidR="000C497E" w:rsidRDefault="000C497E" w:rsidP="000C497E">
      <w:r>
        <w:t>RK010: Övergång till delad behandling till patient med samma inställningar</w:t>
      </w:r>
    </w:p>
    <w:p w14:paraId="12E1D0A0" w14:textId="77777777" w:rsidR="000C497E" w:rsidRDefault="000C497E" w:rsidP="000C497E">
      <w:r>
        <w:t>RK011: utskrivna komponenterna görs i plast som tål Autoklav</w:t>
      </w:r>
    </w:p>
    <w:p w14:paraId="7C0D3342" w14:textId="77777777" w:rsidR="000C497E" w:rsidRDefault="000C497E" w:rsidP="000C497E">
      <w:r>
        <w:t>RK012: rengöring av apparat ska ske på veckobasis</w:t>
      </w:r>
    </w:p>
    <w:p w14:paraId="21746077" w14:textId="77777777" w:rsidR="000C497E" w:rsidRDefault="000C497E" w:rsidP="000C497E">
      <w:r>
        <w:t>RK013: krav på täthet på konstruktionen</w:t>
      </w:r>
    </w:p>
    <w:p w14:paraId="08A587E1" w14:textId="77777777" w:rsidR="000C497E" w:rsidRDefault="000C497E" w:rsidP="000C497E">
      <w:r>
        <w:t>RK014: mekanisk rengöring och avsyningen på varje exemplar innan första användning.</w:t>
      </w:r>
    </w:p>
    <w:p w14:paraId="515A83A0" w14:textId="77777777" w:rsidR="000C497E" w:rsidRDefault="000C497E" w:rsidP="000C497E">
      <w:r>
        <w:t>RK015: Kontroll av design av tillverkade komponenter</w:t>
      </w:r>
    </w:p>
    <w:p w14:paraId="483DFA91" w14:textId="18787681" w:rsidR="000C497E" w:rsidRDefault="000C497E" w:rsidP="000C497E">
      <w:r>
        <w:t>RK016: processrutin för tillverkningen (utskriften)</w:t>
      </w:r>
    </w:p>
    <w:sectPr w:rsidR="000C497E" w:rsidSect="002D1BA4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1983" w:bottom="1418" w:left="1418" w:header="567" w:footer="467" w:gutter="0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3" w:author="Jesper Fogestam Hessius" w:date="2020-04-02T23:30:00Z" w:initials="JFH">
    <w:p w14:paraId="7431E4EB" w14:textId="12857F84" w:rsidR="004D554D" w:rsidRDefault="004D554D">
      <w:pPr>
        <w:pStyle w:val="Kommentarer"/>
      </w:pPr>
      <w:r>
        <w:rPr>
          <w:rStyle w:val="Kommentarsreferens"/>
        </w:rPr>
        <w:annotationRef/>
      </w:r>
      <w:r>
        <w:t xml:space="preserve">Dvs skilja på empirisk behandling och konstaterad </w:t>
      </w:r>
      <w:proofErr w:type="gramStart"/>
      <w:r>
        <w:t>bakteriellt infektion</w:t>
      </w:r>
      <w:proofErr w:type="gramEnd"/>
      <w:r>
        <w:t>.</w:t>
      </w:r>
    </w:p>
  </w:comment>
  <w:comment w:id="55" w:author="Einar Heiberg" w:date="2020-04-02T23:02:00Z" w:initials="EH">
    <w:p w14:paraId="16152CF6" w14:textId="71E01318" w:rsidR="00A54768" w:rsidRDefault="00A54768">
      <w:pPr>
        <w:pStyle w:val="Kommentarer"/>
      </w:pPr>
      <w:r>
        <w:rPr>
          <w:rStyle w:val="Kommentarsreferens"/>
        </w:rPr>
        <w:annotationRef/>
      </w:r>
      <w:r>
        <w:t xml:space="preserve">Är det inte </w:t>
      </w:r>
      <w:proofErr w:type="gramStart"/>
      <w:r>
        <w:t>13485</w:t>
      </w:r>
      <w:proofErr w:type="gramEnd"/>
      <w:r>
        <w:t>:2016 som gäller?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31E4EB" w15:done="0"/>
  <w15:commentEx w15:paraId="16152CF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0ED93" w16cex:dateUtc="2020-04-02T21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31E4EB" w16cid:durableId="2230F42B"/>
  <w16cid:commentId w16cid:paraId="16152CF6" w16cid:durableId="2230ED9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9D8E4E" w14:textId="77777777" w:rsidR="00D95999" w:rsidRDefault="00D95999" w:rsidP="00012689">
      <w:r>
        <w:separator/>
      </w:r>
    </w:p>
  </w:endnote>
  <w:endnote w:type="continuationSeparator" w:id="0">
    <w:p w14:paraId="745AEEAB" w14:textId="77777777" w:rsidR="00D95999" w:rsidRDefault="00D95999" w:rsidP="000126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105FC" w14:textId="77777777" w:rsidR="001633DA" w:rsidRPr="00DC35DC" w:rsidRDefault="001633DA" w:rsidP="002D1BA4">
    <w:pPr>
      <w:tabs>
        <w:tab w:val="center" w:pos="4536"/>
        <w:tab w:val="right" w:pos="9072"/>
      </w:tabs>
      <w:spacing w:after="60"/>
      <w:jc w:val="center"/>
    </w:pPr>
    <w:r w:rsidRPr="003B6F1F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7CD8140" wp14:editId="51E46F48">
              <wp:simplePos x="0" y="0"/>
              <wp:positionH relativeFrom="column">
                <wp:posOffset>-3168015</wp:posOffset>
              </wp:positionH>
              <wp:positionV relativeFrom="paragraph">
                <wp:posOffset>-3518535</wp:posOffset>
              </wp:positionV>
              <wp:extent cx="5379085" cy="338455"/>
              <wp:effectExtent l="5715" t="0" r="0" b="0"/>
              <wp:wrapSquare wrapText="bothSides"/>
              <wp:docPr id="14" name="Textruta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379085" cy="3384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CFA340" w14:textId="5EF70704" w:rsidR="001633DA" w:rsidRPr="00161839" w:rsidRDefault="001633DA" w:rsidP="003B6F1F">
                          <w:pPr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</w:pP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instrText xml:space="preserve"> FILENAME \p \* MERGEFORMAT </w:instrText>
                          </w: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A6A6A6" w:themeColor="background1" w:themeShade="A6"/>
                              <w:sz w:val="12"/>
                              <w:szCs w:val="12"/>
                            </w:rPr>
                            <w:t>\\RSFS083\Hem6$\181806\_Dokument\Egentillverkning\0_Covid-19\Flödessplitter\Teknisk fil\RSMT-2026-1 Produktbeskrivning Flödessplitter v2.docx</w:t>
                          </w: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7CD8140" id="_x0000_t202" coordsize="21600,21600" o:spt="202" path="m,l,21600r21600,l21600,xe">
              <v:stroke joinstyle="miter"/>
              <v:path gradientshapeok="t" o:connecttype="rect"/>
            </v:shapetype>
            <v:shape id="Textruta 14" o:spid="_x0000_s1113" type="#_x0000_t202" style="position:absolute;left:0;text-align:left;margin-left:-249.45pt;margin-top:-277.05pt;width:423.55pt;height:26.65pt;rotation:-90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" stroked="f">
              <v:textbox>
                <w:txbxContent>
                  <w:p w14:paraId="5ECFA340" w14:textId="5EF70704" w:rsidR="001633DA" w:rsidRPr="00161839" w:rsidRDefault="001633DA" w:rsidP="003B6F1F">
                    <w:pPr>
                      <w:rPr>
                        <w:color w:val="A6A6A6" w:themeColor="background1" w:themeShade="A6"/>
                        <w:sz w:val="12"/>
                        <w:szCs w:val="12"/>
                      </w:rPr>
                    </w:pP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fldChar w:fldCharType="begin"/>
                    </w: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instrText xml:space="preserve"> FILENAME \p \* MERGEFORMAT </w:instrText>
                    </w: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noProof/>
                        <w:color w:val="A6A6A6" w:themeColor="background1" w:themeShade="A6"/>
                        <w:sz w:val="12"/>
                        <w:szCs w:val="12"/>
                      </w:rPr>
                      <w:t>\\RSFS083\Hem6$\181806\_Dokument\Egentillverkning\0_Covid-19\Flödessplitter\Teknisk fil\RSMT-2026-1 Produktbeskrivning Flödessplitter v2.docx</w:t>
                    </w: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3B6F1F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38E00BC" wp14:editId="39BF157F">
              <wp:simplePos x="0" y="0"/>
              <wp:positionH relativeFrom="column">
                <wp:posOffset>-1027430</wp:posOffset>
              </wp:positionH>
              <wp:positionV relativeFrom="paragraph">
                <wp:posOffset>-220980</wp:posOffset>
              </wp:positionV>
              <wp:extent cx="1099185" cy="338455"/>
              <wp:effectExtent l="0" t="635" r="5080" b="5080"/>
              <wp:wrapSquare wrapText="bothSides"/>
              <wp:docPr id="8" name="Textruta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099185" cy="3384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alias w:val="Nyckelord"/>
                            <w:tag w:val=""/>
                            <w:id w:val="2144077655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14:paraId="23AF95A6" w14:textId="77777777" w:rsidR="001633DA" w:rsidRPr="00161839" w:rsidRDefault="001633DA" w:rsidP="003B6F1F">
                              <w:pPr>
                                <w:rPr>
                                  <w:color w:val="A6A6A6" w:themeColor="background1" w:themeShade="A6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2"/>
                                  <w:szCs w:val="12"/>
                                </w:rPr>
                                <w:t>[Ange MallID]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438E00BC" id="Textruta 8" o:spid="_x0000_s1114" type="#_x0000_t202" style="position:absolute;left:0;text-align:left;margin-left:-80.9pt;margin-top:-17.4pt;width:86.55pt;height:26.65pt;rotation:-90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" stroked="f">
              <v:textbox>
                <w:txbxContent>
                  <w:sdt>
                    <w:sdtPr>
                      <w:rPr>
                        <w:color w:val="A6A6A6" w:themeColor="background1" w:themeShade="A6"/>
                        <w:sz w:val="12"/>
                        <w:szCs w:val="12"/>
                      </w:rPr>
                      <w:alias w:val="Nyckelord"/>
                      <w:tag w:val=""/>
                      <w:id w:val="2144077655"/>
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<w:text/>
                    </w:sdtPr>
                    <w:sdtContent>
                      <w:p w14:paraId="23AF95A6" w14:textId="77777777" w:rsidR="008B310C" w:rsidRPr="00161839" w:rsidRDefault="008B310C" w:rsidP="003B6F1F">
                        <w:pP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</w:pPr>
                        <w: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  <w:t xml:space="preserve">[Ange </w:t>
                        </w:r>
                        <w:proofErr w:type="spellStart"/>
                        <w: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  <w:t>MallID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  <w:t>]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</w:p>
  <w:tbl>
    <w:tblPr>
      <w:tblW w:w="9468" w:type="dxa"/>
      <w:tblLook w:val="01E0" w:firstRow="1" w:lastRow="1" w:firstColumn="1" w:lastColumn="1" w:noHBand="0" w:noVBand="0"/>
    </w:tblPr>
    <w:tblGrid>
      <w:gridCol w:w="993"/>
      <w:gridCol w:w="7087"/>
      <w:gridCol w:w="1388"/>
    </w:tblGrid>
    <w:tr w:rsidR="001633DA" w:rsidRPr="00E001FA" w14:paraId="5B32704F" w14:textId="77777777" w:rsidTr="008B310C">
      <w:trPr>
        <w:trHeight w:val="198"/>
      </w:trPr>
      <w:tc>
        <w:tcPr>
          <w:tcW w:w="993" w:type="dxa"/>
        </w:tcPr>
        <w:p w14:paraId="1DAF6446" w14:textId="77777777" w:rsidR="001633DA" w:rsidRPr="00317FE9" w:rsidRDefault="001633DA" w:rsidP="002D1BA4"/>
      </w:tc>
      <w:tc>
        <w:tcPr>
          <w:tcW w:w="7087" w:type="dxa"/>
        </w:tcPr>
        <w:p w14:paraId="6CA68F18" w14:textId="77777777" w:rsidR="001633DA" w:rsidRPr="00317FE9" w:rsidRDefault="001633DA" w:rsidP="002D1BA4">
          <w:pPr>
            <w:tabs>
              <w:tab w:val="center" w:pos="4536"/>
              <w:tab w:val="right" w:pos="9072"/>
            </w:tabs>
            <w:spacing w:after="60"/>
            <w:jc w:val="center"/>
            <w:rPr>
              <w:color w:val="C00000"/>
              <w:sz w:val="16"/>
              <w:szCs w:val="16"/>
            </w:rPr>
          </w:pPr>
          <w:r w:rsidRPr="009B5AD3">
            <w:rPr>
              <w:color w:val="C00000"/>
              <w:sz w:val="16"/>
              <w:szCs w:val="16"/>
            </w:rPr>
            <w:t>Original lagras elektroniskt</w:t>
          </w:r>
          <w:r>
            <w:rPr>
              <w:color w:val="C00000"/>
              <w:sz w:val="16"/>
              <w:szCs w:val="16"/>
            </w:rPr>
            <w:t>, observera att utskrivet dokument inte gäller som original.</w:t>
          </w:r>
        </w:p>
      </w:tc>
      <w:tc>
        <w:tcPr>
          <w:tcW w:w="1388" w:type="dxa"/>
          <w:vAlign w:val="bottom"/>
        </w:tcPr>
        <w:p w14:paraId="4CCC785D" w14:textId="77777777" w:rsidR="001633DA" w:rsidRPr="009922EE" w:rsidRDefault="001633DA" w:rsidP="002D1BA4">
          <w:pPr>
            <w:pStyle w:val="Beskrivning"/>
            <w:jc w:val="right"/>
            <w:rPr>
              <w:sz w:val="16"/>
              <w:szCs w:val="16"/>
            </w:rPr>
          </w:pPr>
          <w:r w:rsidRPr="00451D55">
            <w:rPr>
              <w:sz w:val="16"/>
              <w:szCs w:val="16"/>
            </w:rPr>
            <w:t>Sid</w:t>
          </w:r>
        </w:p>
      </w:tc>
    </w:tr>
    <w:tr w:rsidR="001633DA" w:rsidRPr="00E001FA" w14:paraId="70E246A5" w14:textId="77777777" w:rsidTr="008B310C">
      <w:trPr>
        <w:trHeight w:val="198"/>
      </w:trPr>
      <w:tc>
        <w:tcPr>
          <w:tcW w:w="993" w:type="dxa"/>
        </w:tcPr>
        <w:p w14:paraId="390B6F73" w14:textId="77777777" w:rsidR="001633DA" w:rsidRPr="009922EE" w:rsidRDefault="001633DA" w:rsidP="002D1BA4">
          <w:pPr>
            <w:pStyle w:val="Beskrivning"/>
            <w:rPr>
              <w:sz w:val="16"/>
              <w:szCs w:val="16"/>
            </w:rPr>
          </w:pPr>
        </w:p>
      </w:tc>
      <w:tc>
        <w:tcPr>
          <w:tcW w:w="7087" w:type="dxa"/>
        </w:tcPr>
        <w:p w14:paraId="06BF6613" w14:textId="77777777" w:rsidR="001633DA" w:rsidRPr="00317FE9" w:rsidRDefault="001633DA" w:rsidP="002D1BA4">
          <w:pPr>
            <w:tabs>
              <w:tab w:val="center" w:pos="4536"/>
              <w:tab w:val="right" w:pos="9072"/>
            </w:tabs>
            <w:spacing w:after="60"/>
            <w:jc w:val="center"/>
          </w:pPr>
          <w:r>
            <w:rPr>
              <w:color w:val="C00000"/>
              <w:sz w:val="16"/>
              <w:szCs w:val="16"/>
            </w:rPr>
            <w:t xml:space="preserve">Användaren ansvarar för att gällande revision används. </w:t>
          </w:r>
        </w:p>
      </w:tc>
      <w:tc>
        <w:tcPr>
          <w:tcW w:w="1388" w:type="dxa"/>
        </w:tcPr>
        <w:p w14:paraId="77BB8B77" w14:textId="77777777" w:rsidR="001633DA" w:rsidRPr="00451D55" w:rsidRDefault="001633DA" w:rsidP="002D1BA4">
          <w:pPr>
            <w:pStyle w:val="Beskrivning"/>
            <w:jc w:val="right"/>
            <w:rPr>
              <w:sz w:val="16"/>
              <w:szCs w:val="16"/>
            </w:rPr>
          </w:pPr>
          <w:r w:rsidRPr="00ED7B35">
            <w:rPr>
              <w:sz w:val="16"/>
              <w:szCs w:val="16"/>
            </w:rPr>
            <w:fldChar w:fldCharType="begin"/>
          </w:r>
          <w:r w:rsidRPr="00ED7B35">
            <w:rPr>
              <w:sz w:val="16"/>
              <w:szCs w:val="16"/>
            </w:rPr>
            <w:instrText xml:space="preserve"> PAGE </w:instrText>
          </w:r>
          <w:r w:rsidRPr="00ED7B3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</w:t>
          </w:r>
          <w:r w:rsidRPr="00ED7B35">
            <w:rPr>
              <w:sz w:val="16"/>
              <w:szCs w:val="16"/>
            </w:rPr>
            <w:fldChar w:fldCharType="end"/>
          </w:r>
          <w:r w:rsidRPr="00ED7B35">
            <w:rPr>
              <w:sz w:val="16"/>
              <w:szCs w:val="16"/>
            </w:rPr>
            <w:t>(</w:t>
          </w:r>
          <w:r w:rsidRPr="00ED7B35">
            <w:rPr>
              <w:sz w:val="16"/>
              <w:szCs w:val="16"/>
            </w:rPr>
            <w:fldChar w:fldCharType="begin"/>
          </w:r>
          <w:r w:rsidRPr="00ED7B35">
            <w:rPr>
              <w:sz w:val="16"/>
              <w:szCs w:val="16"/>
            </w:rPr>
            <w:instrText xml:space="preserve"> NUMPAGES </w:instrText>
          </w:r>
          <w:r w:rsidRPr="00ED7B35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</w:t>
          </w:r>
          <w:r w:rsidRPr="00ED7B35">
            <w:rPr>
              <w:sz w:val="16"/>
              <w:szCs w:val="16"/>
            </w:rPr>
            <w:fldChar w:fldCharType="end"/>
          </w:r>
          <w:r w:rsidRPr="00ED7B35">
            <w:rPr>
              <w:sz w:val="16"/>
              <w:szCs w:val="16"/>
            </w:rPr>
            <w:t>)</w:t>
          </w:r>
        </w:p>
      </w:tc>
    </w:tr>
  </w:tbl>
  <w:p w14:paraId="33BD0FDE" w14:textId="77777777" w:rsidR="001633DA" w:rsidRPr="00DC35DC" w:rsidRDefault="001633DA" w:rsidP="002D1BA4">
    <w:pPr>
      <w:tabs>
        <w:tab w:val="center" w:pos="4536"/>
        <w:tab w:val="right" w:pos="9072"/>
      </w:tabs>
      <w:spacing w:after="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512" w:type="dxa"/>
      <w:tblInd w:w="-1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49"/>
      <w:gridCol w:w="3167"/>
      <w:gridCol w:w="2787"/>
      <w:gridCol w:w="709"/>
    </w:tblGrid>
    <w:tr w:rsidR="001633DA" w14:paraId="64294E21" w14:textId="77777777" w:rsidTr="005A7BFC">
      <w:trPr>
        <w:trHeight w:val="224"/>
      </w:trPr>
      <w:tc>
        <w:tcPr>
          <w:tcW w:w="2849" w:type="dxa"/>
          <w:tcBorders>
            <w:left w:val="single" w:sz="4" w:space="0" w:color="auto"/>
          </w:tcBorders>
          <w:vAlign w:val="bottom"/>
        </w:tcPr>
        <w:p w14:paraId="39AF56C1" w14:textId="77777777" w:rsidR="001633DA" w:rsidRPr="00047237" w:rsidRDefault="001633DA" w:rsidP="00B03FE3">
          <w:pPr>
            <w:pStyle w:val="Beskrivning"/>
            <w:rPr>
              <w:b/>
              <w:sz w:val="16"/>
              <w:szCs w:val="16"/>
            </w:rPr>
          </w:pPr>
          <w:bookmarkStart w:id="134" w:name="_Hlk36733805"/>
          <w:r w:rsidRPr="00047237">
            <w:rPr>
              <w:b/>
              <w:sz w:val="16"/>
              <w:szCs w:val="16"/>
            </w:rPr>
            <w:t>Region Skåne</w:t>
          </w:r>
        </w:p>
      </w:tc>
      <w:tc>
        <w:tcPr>
          <w:tcW w:w="3167" w:type="dxa"/>
          <w:vAlign w:val="bottom"/>
        </w:tcPr>
        <w:p w14:paraId="169FFD96" w14:textId="77777777" w:rsidR="001633DA" w:rsidRPr="00047237" w:rsidRDefault="001633DA" w:rsidP="00B03FE3">
          <w:pPr>
            <w:pStyle w:val="Beskrivning"/>
            <w:rPr>
              <w:sz w:val="16"/>
              <w:szCs w:val="16"/>
            </w:rPr>
          </w:pPr>
        </w:p>
      </w:tc>
      <w:tc>
        <w:tcPr>
          <w:tcW w:w="2787" w:type="dxa"/>
          <w:vAlign w:val="bottom"/>
        </w:tcPr>
        <w:p w14:paraId="12D0244F" w14:textId="77777777" w:rsidR="001633DA" w:rsidRPr="00047237" w:rsidRDefault="001633DA" w:rsidP="00B03FE3">
          <w:pPr>
            <w:pStyle w:val="Beskrivning"/>
            <w:rPr>
              <w:sz w:val="16"/>
              <w:szCs w:val="16"/>
            </w:rPr>
          </w:pPr>
        </w:p>
      </w:tc>
      <w:tc>
        <w:tcPr>
          <w:tcW w:w="709" w:type="dxa"/>
        </w:tcPr>
        <w:p w14:paraId="560DA2BF" w14:textId="77777777" w:rsidR="001633DA" w:rsidRPr="00047237" w:rsidRDefault="001633DA" w:rsidP="00B03FE3">
          <w:pPr>
            <w:pStyle w:val="Beskrivning"/>
            <w:rPr>
              <w:sz w:val="16"/>
              <w:szCs w:val="16"/>
            </w:rPr>
          </w:pPr>
        </w:p>
      </w:tc>
    </w:tr>
    <w:tr w:rsidR="001633DA" w14:paraId="00FED411" w14:textId="77777777" w:rsidTr="005A7BFC">
      <w:trPr>
        <w:trHeight w:val="224"/>
      </w:trPr>
      <w:tc>
        <w:tcPr>
          <w:tcW w:w="2849" w:type="dxa"/>
          <w:tcBorders>
            <w:left w:val="single" w:sz="4" w:space="0" w:color="auto"/>
          </w:tcBorders>
          <w:vAlign w:val="bottom"/>
        </w:tcPr>
        <w:p w14:paraId="1FA7328A" w14:textId="77777777" w:rsidR="001633DA" w:rsidRPr="00047237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t>Digitalisering IT och MT</w:t>
          </w:r>
        </w:p>
      </w:tc>
      <w:tc>
        <w:tcPr>
          <w:tcW w:w="3167" w:type="dxa"/>
          <w:vAlign w:val="bottom"/>
        </w:tcPr>
        <w:p w14:paraId="6C4A96D8" w14:textId="77777777" w:rsidR="001633DA" w:rsidRPr="00047237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t>Medicinsk teknik Skåne</w:t>
          </w:r>
        </w:p>
      </w:tc>
      <w:tc>
        <w:tcPr>
          <w:tcW w:w="2787" w:type="dxa"/>
          <w:vAlign w:val="bottom"/>
        </w:tcPr>
        <w:p w14:paraId="0489DDF3" w14:textId="77777777" w:rsidR="001633DA" w:rsidRPr="00047237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t>Organisationsnummer</w:t>
          </w:r>
        </w:p>
      </w:tc>
      <w:tc>
        <w:tcPr>
          <w:tcW w:w="709" w:type="dxa"/>
        </w:tcPr>
        <w:p w14:paraId="381461F5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</w:tr>
    <w:tr w:rsidR="001633DA" w14:paraId="0A78207C" w14:textId="77777777" w:rsidTr="005A7BFC">
      <w:trPr>
        <w:trHeight w:val="224"/>
      </w:trPr>
      <w:tc>
        <w:tcPr>
          <w:tcW w:w="2849" w:type="dxa"/>
          <w:tcBorders>
            <w:left w:val="single" w:sz="4" w:space="0" w:color="auto"/>
          </w:tcBorders>
          <w:vAlign w:val="bottom"/>
        </w:tcPr>
        <w:p w14:paraId="4B1A3E68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t>291 89 Kristianstad</w:t>
          </w:r>
        </w:p>
      </w:tc>
      <w:tc>
        <w:tcPr>
          <w:tcW w:w="3167" w:type="dxa"/>
          <w:vAlign w:val="bottom"/>
        </w:tcPr>
        <w:p w14:paraId="48D8F865" w14:textId="0B93DB72" w:rsidR="001633DA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t>Lasarettsgatan 37, 221 85 Lund</w:t>
          </w:r>
        </w:p>
      </w:tc>
      <w:tc>
        <w:tcPr>
          <w:tcW w:w="2787" w:type="dxa"/>
          <w:vAlign w:val="bottom"/>
        </w:tcPr>
        <w:p w14:paraId="46BE0D1D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t>232100-0255</w:t>
          </w:r>
        </w:p>
      </w:tc>
      <w:tc>
        <w:tcPr>
          <w:tcW w:w="709" w:type="dxa"/>
        </w:tcPr>
        <w:p w14:paraId="0409E3E3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</w:tr>
    <w:bookmarkEnd w:id="134"/>
    <w:tr w:rsidR="001633DA" w14:paraId="54CDF553" w14:textId="77777777" w:rsidTr="005A7BFC">
      <w:trPr>
        <w:trHeight w:val="224"/>
      </w:trPr>
      <w:tc>
        <w:tcPr>
          <w:tcW w:w="2849" w:type="dxa"/>
          <w:vAlign w:val="bottom"/>
        </w:tcPr>
        <w:p w14:paraId="3D82DE2F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  <w:tc>
        <w:tcPr>
          <w:tcW w:w="3167" w:type="dxa"/>
          <w:vAlign w:val="bottom"/>
        </w:tcPr>
        <w:p w14:paraId="60928032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  <w:tc>
        <w:tcPr>
          <w:tcW w:w="2787" w:type="dxa"/>
          <w:vAlign w:val="bottom"/>
        </w:tcPr>
        <w:p w14:paraId="6F4CF72C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  <w:tc>
        <w:tcPr>
          <w:tcW w:w="709" w:type="dxa"/>
        </w:tcPr>
        <w:p w14:paraId="76B33A3C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</w:tr>
    <w:tr w:rsidR="001633DA" w14:paraId="02DA6D76" w14:textId="77777777" w:rsidTr="005A7BFC">
      <w:trPr>
        <w:trHeight w:val="224"/>
      </w:trPr>
      <w:tc>
        <w:tcPr>
          <w:tcW w:w="8803" w:type="dxa"/>
          <w:gridSpan w:val="3"/>
          <w:vAlign w:val="center"/>
        </w:tcPr>
        <w:p w14:paraId="7C494FC9" w14:textId="77777777" w:rsidR="001633DA" w:rsidRDefault="001633DA" w:rsidP="0020343D">
          <w:pPr>
            <w:pStyle w:val="Beskrivning"/>
            <w:jc w:val="center"/>
            <w:rPr>
              <w:sz w:val="16"/>
              <w:szCs w:val="16"/>
            </w:rPr>
          </w:pPr>
          <w:r w:rsidRPr="009B5AD3">
            <w:rPr>
              <w:color w:val="C00000"/>
              <w:sz w:val="16"/>
              <w:szCs w:val="16"/>
            </w:rPr>
            <w:t>Original lagras elektroniskt</w:t>
          </w:r>
          <w:r>
            <w:rPr>
              <w:color w:val="C00000"/>
              <w:sz w:val="16"/>
              <w:szCs w:val="16"/>
            </w:rPr>
            <w:t>, observera att utskrivet dokument inte gäller som original.</w:t>
          </w:r>
        </w:p>
      </w:tc>
      <w:tc>
        <w:tcPr>
          <w:tcW w:w="709" w:type="dxa"/>
        </w:tcPr>
        <w:p w14:paraId="2386BBAC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</w:tc>
    </w:tr>
    <w:tr w:rsidR="001633DA" w14:paraId="57165B93" w14:textId="77777777" w:rsidTr="005A7BFC">
      <w:trPr>
        <w:trHeight w:val="224"/>
      </w:trPr>
      <w:tc>
        <w:tcPr>
          <w:tcW w:w="8803" w:type="dxa"/>
          <w:gridSpan w:val="3"/>
          <w:vAlign w:val="center"/>
        </w:tcPr>
        <w:p w14:paraId="10A5EF48" w14:textId="77777777" w:rsidR="001633DA" w:rsidRDefault="001633DA" w:rsidP="0020343D">
          <w:pPr>
            <w:pStyle w:val="Beskrivning"/>
            <w:jc w:val="center"/>
            <w:rPr>
              <w:sz w:val="16"/>
              <w:szCs w:val="16"/>
            </w:rPr>
          </w:pPr>
          <w:r>
            <w:rPr>
              <w:color w:val="C00000"/>
              <w:sz w:val="16"/>
              <w:szCs w:val="16"/>
            </w:rPr>
            <w:t>Användaren ansvarar för att gällande revision används.</w:t>
          </w:r>
        </w:p>
      </w:tc>
      <w:tc>
        <w:tcPr>
          <w:tcW w:w="709" w:type="dxa"/>
        </w:tcPr>
        <w:p w14:paraId="48D96577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</w:instrText>
          </w:r>
          <w:r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(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</w:instrText>
          </w:r>
          <w:r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)</w:t>
          </w:r>
        </w:p>
      </w:tc>
    </w:tr>
  </w:tbl>
  <w:p w14:paraId="0FC3EBF9" w14:textId="77777777" w:rsidR="001633DA" w:rsidRPr="009922EE" w:rsidRDefault="001633DA" w:rsidP="00B03FE3">
    <w:pPr>
      <w:tabs>
        <w:tab w:val="center" w:pos="4536"/>
        <w:tab w:val="right" w:pos="9072"/>
      </w:tabs>
      <w:spacing w:after="60"/>
      <w:rPr>
        <w:color w:val="C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DBE16D" w14:textId="77777777" w:rsidR="00D95999" w:rsidRDefault="00D95999" w:rsidP="00012689">
      <w:r>
        <w:separator/>
      </w:r>
    </w:p>
  </w:footnote>
  <w:footnote w:type="continuationSeparator" w:id="0">
    <w:p w14:paraId="7D9BC51E" w14:textId="77777777" w:rsidR="00D95999" w:rsidRDefault="00D95999" w:rsidP="000126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507" w:type="dxa"/>
      <w:tblInd w:w="-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54"/>
      <w:gridCol w:w="2859"/>
      <w:gridCol w:w="2694"/>
    </w:tblGrid>
    <w:tr w:rsidR="001633DA" w:rsidRPr="00176B92" w14:paraId="1048A57E" w14:textId="77777777" w:rsidTr="00E72D19">
      <w:trPr>
        <w:trHeight w:val="269"/>
      </w:trPr>
      <w:sdt>
        <w:sdtPr>
          <w:alias w:val="Titel"/>
          <w:tag w:val=""/>
          <w:id w:val="79411177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954" w:type="dxa"/>
              <w:tcBorders>
                <w:left w:val="single" w:sz="4" w:space="0" w:color="auto"/>
              </w:tcBorders>
              <w:vAlign w:val="center"/>
            </w:tcPr>
            <w:p w14:paraId="328F0365" w14:textId="77777777" w:rsidR="001633DA" w:rsidRPr="001E5279" w:rsidRDefault="001633DA" w:rsidP="00E72D19">
              <w:pPr>
                <w:pStyle w:val="Beskrivning"/>
              </w:pPr>
              <w:r w:rsidRPr="001E5279">
                <w:t>Utveckling av medicinteknisk produkt</w:t>
              </w:r>
            </w:p>
          </w:tc>
        </w:sdtContent>
      </w:sdt>
      <w:tc>
        <w:tcPr>
          <w:tcW w:w="2859" w:type="dxa"/>
          <w:vAlign w:val="center"/>
        </w:tcPr>
        <w:p w14:paraId="3381FE67" w14:textId="77777777" w:rsidR="001633DA" w:rsidRPr="001E5279" w:rsidRDefault="001633DA" w:rsidP="001E5279">
          <w:pPr>
            <w:pStyle w:val="Beskrivning"/>
            <w:jc w:val="right"/>
          </w:pPr>
          <w:r w:rsidRPr="001E5279">
            <w:t>Dnr:</w:t>
          </w:r>
        </w:p>
      </w:tc>
      <w:sdt>
        <w:sdtPr>
          <w:rPr>
            <w:color w:val="000000" w:themeColor="text1"/>
          </w:rPr>
          <w:alias w:val="Kategori"/>
          <w:tag w:val=""/>
          <w:id w:val="-709416355"/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tc>
            <w:tcPr>
              <w:tcW w:w="2694" w:type="dxa"/>
              <w:vAlign w:val="center"/>
            </w:tcPr>
            <w:p w14:paraId="1D097E8D" w14:textId="6CB816F0" w:rsidR="001633DA" w:rsidRPr="001E5279" w:rsidRDefault="001633DA" w:rsidP="00E72D19">
              <w:pPr>
                <w:pStyle w:val="Beskrivning"/>
              </w:pPr>
              <w:r>
                <w:rPr>
                  <w:color w:val="000000" w:themeColor="text1"/>
                </w:rPr>
                <w:t>[RSMT-2026-1]</w:t>
              </w:r>
            </w:p>
          </w:tc>
        </w:sdtContent>
      </w:sdt>
    </w:tr>
    <w:tr w:rsidR="001633DA" w:rsidRPr="00176B92" w14:paraId="5431C4F8" w14:textId="77777777" w:rsidTr="00E72D19">
      <w:trPr>
        <w:trHeight w:val="269"/>
      </w:trPr>
      <w:sdt>
        <w:sdtPr>
          <w:rPr>
            <w:sz w:val="18"/>
            <w:szCs w:val="18"/>
          </w:rPr>
          <w:alias w:val="Ämne"/>
          <w:tag w:val=""/>
          <w:id w:val="-1818329757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color w:val="000000"/>
          <w:text/>
        </w:sdtPr>
        <w:sdtEndPr/>
        <w:sdtContent>
          <w:tc>
            <w:tcPr>
              <w:tcW w:w="3954" w:type="dxa"/>
              <w:tcBorders>
                <w:left w:val="single" w:sz="4" w:space="0" w:color="auto"/>
              </w:tcBorders>
              <w:vAlign w:val="center"/>
            </w:tcPr>
            <w:p w14:paraId="4E018413" w14:textId="4D58C4BB" w:rsidR="001633DA" w:rsidRPr="00E72D19" w:rsidRDefault="001633DA" w:rsidP="00E72D19">
              <w:pPr>
                <w:pStyle w:val="Beskrivning"/>
                <w:rPr>
                  <w:sz w:val="18"/>
                  <w:szCs w:val="18"/>
                </w:rPr>
              </w:pPr>
              <w:r>
                <w:rPr>
                  <w:sz w:val="18"/>
                  <w:szCs w:val="18"/>
                </w:rPr>
                <w:t>Flödessplitter för högflödesgrimma</w:t>
              </w:r>
            </w:p>
          </w:tc>
        </w:sdtContent>
      </w:sdt>
      <w:tc>
        <w:tcPr>
          <w:tcW w:w="2859" w:type="dxa"/>
          <w:vAlign w:val="center"/>
        </w:tcPr>
        <w:p w14:paraId="2B34BAAD" w14:textId="77777777" w:rsidR="001633DA" w:rsidRPr="00E72D19" w:rsidRDefault="001633DA" w:rsidP="00E72D19">
          <w:pPr>
            <w:pStyle w:val="Beskrivning"/>
            <w:rPr>
              <w:sz w:val="18"/>
              <w:szCs w:val="18"/>
            </w:rPr>
          </w:pPr>
        </w:p>
      </w:tc>
      <w:tc>
        <w:tcPr>
          <w:tcW w:w="2694" w:type="dxa"/>
          <w:vAlign w:val="center"/>
        </w:tcPr>
        <w:p w14:paraId="20EA364C" w14:textId="77777777" w:rsidR="001633DA" w:rsidRPr="00E72D19" w:rsidRDefault="001633DA" w:rsidP="00E72D19">
          <w:pPr>
            <w:pStyle w:val="Beskrivning"/>
            <w:rPr>
              <w:sz w:val="18"/>
              <w:szCs w:val="18"/>
            </w:rPr>
          </w:pPr>
        </w:p>
      </w:tc>
    </w:tr>
    <w:tr w:rsidR="001633DA" w:rsidRPr="00176B92" w14:paraId="17B759E3" w14:textId="77777777" w:rsidTr="00E72D19">
      <w:trPr>
        <w:trHeight w:val="269"/>
      </w:trPr>
      <w:sdt>
        <w:sdtPr>
          <w:rPr>
            <w:sz w:val="16"/>
            <w:szCs w:val="16"/>
          </w:rPr>
          <w:alias w:val="Gäller för"/>
          <w:tag w:val="f9382ee7622b451bb7abc955519dd4f5"/>
          <w:id w:val="-1417937714"/>
          <w:lock w:val="contentLocked"/>
          <w:dataBinding w:prefixMappings="xmlns:ns0='http://schemas.microsoft.com/office/2006/metadata/properties' xmlns:ns1='http://www.w3.org/2001/XMLSchema-instance' xmlns:ns2='http://schemas.microsoft.com/office/infopath/2007/PartnerControls' xmlns:ns3='79ef91ce-7dfa-49ef-88bf-a7a849b5ff3c' xmlns:ns4='9b8b37db-9f44-487f-aa9b-fc23f7a48443' xmlns:ns5='7018eaad-71b7-4323-aad3-a6903fb72824' xmlns:ns6='d054f995-7dea-4006-b711-d17784d72536' " w:xpath="/ns0:properties[1]/documentManagement[1]/ns5:f9382ee7622b451bb7abc955519dd4f5[1]/ns2:Terms[1]" w:storeItemID="{E67F84DB-E0C9-41A3-AB0B-51367DD6807A}"/>
          <w:text w:multiLine="1"/>
        </w:sdtPr>
        <w:sdtEndPr/>
        <w:sdtContent>
          <w:tc>
            <w:tcPr>
              <w:tcW w:w="3954" w:type="dxa"/>
              <w:tcBorders>
                <w:left w:val="single" w:sz="4" w:space="0" w:color="auto"/>
              </w:tcBorders>
              <w:vAlign w:val="center"/>
            </w:tcPr>
            <w:p w14:paraId="145E4340" w14:textId="77777777" w:rsidR="001633DA" w:rsidRPr="00E72D19" w:rsidRDefault="001633DA" w:rsidP="00E72D19">
              <w:pPr>
                <w:pStyle w:val="Beskrivning"/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</w:rPr>
                <w:t>VO Medicinsk teknik Skåne</w:t>
              </w:r>
            </w:p>
          </w:tc>
        </w:sdtContent>
      </w:sdt>
      <w:tc>
        <w:tcPr>
          <w:tcW w:w="2859" w:type="dxa"/>
          <w:vAlign w:val="center"/>
        </w:tcPr>
        <w:p w14:paraId="7F46A9F7" w14:textId="77777777" w:rsidR="001633DA" w:rsidRPr="00E72D19" w:rsidRDefault="001633DA" w:rsidP="00E72D19">
          <w:pPr>
            <w:pStyle w:val="Beskrivning"/>
            <w:rPr>
              <w:sz w:val="16"/>
              <w:szCs w:val="16"/>
            </w:rPr>
          </w:pPr>
        </w:p>
      </w:tc>
      <w:sdt>
        <w:sdtPr>
          <w:rPr>
            <w:sz w:val="16"/>
            <w:szCs w:val="16"/>
          </w:rPr>
          <w:id w:val="-922025865"/>
          <w:date>
            <w:dateFormat w:val="yyyy-MM-dd"/>
            <w:lid w:val="sv-SE"/>
            <w:storeMappedDataAs w:val="dateTime"/>
            <w:calendar w:val="gregorian"/>
          </w:date>
        </w:sdtPr>
        <w:sdtEndPr/>
        <w:sdtContent>
          <w:tc>
            <w:tcPr>
              <w:tcW w:w="2694" w:type="dxa"/>
              <w:vAlign w:val="center"/>
            </w:tcPr>
            <w:p w14:paraId="54F36004" w14:textId="77777777" w:rsidR="001633DA" w:rsidRPr="00E72D19" w:rsidRDefault="001633DA" w:rsidP="00FA7560">
              <w:pPr>
                <w:pStyle w:val="Beskrivning"/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</w:rPr>
                <w:t>[Ange datum]</w:t>
              </w:r>
            </w:p>
          </w:tc>
        </w:sdtContent>
      </w:sdt>
    </w:tr>
  </w:tbl>
  <w:p w14:paraId="70002A89" w14:textId="77777777" w:rsidR="001633DA" w:rsidRDefault="001633DA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41" w:rightFromText="141" w:vertAnchor="page" w:horzAnchor="margin" w:tblpX="-568" w:tblpY="301"/>
      <w:tblW w:w="10301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25"/>
      <w:gridCol w:w="3969"/>
      <w:gridCol w:w="160"/>
      <w:gridCol w:w="1419"/>
      <w:gridCol w:w="549"/>
      <w:gridCol w:w="1010"/>
      <w:gridCol w:w="992"/>
      <w:gridCol w:w="475"/>
      <w:gridCol w:w="1284"/>
      <w:gridCol w:w="18"/>
    </w:tblGrid>
    <w:tr w:rsidR="001633DA" w:rsidRPr="00476E09" w14:paraId="1CDC48B9" w14:textId="77777777" w:rsidTr="00E11A60">
      <w:trPr>
        <w:gridAfter w:val="1"/>
        <w:wAfter w:w="18" w:type="dxa"/>
        <w:cantSplit/>
        <w:trHeight w:val="1000"/>
      </w:trPr>
      <w:sdt>
        <w:sdtPr>
          <w:rPr>
            <w:b/>
            <w:sz w:val="32"/>
            <w:szCs w:val="32"/>
          </w:rPr>
          <w:alias w:val="Företag"/>
          <w:tag w:val=""/>
          <w:id w:val="203763374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tc>
            <w:tcPr>
              <w:tcW w:w="4554" w:type="dxa"/>
              <w:gridSpan w:val="3"/>
              <w:vAlign w:val="center"/>
            </w:tcPr>
            <w:p w14:paraId="377C3E39" w14:textId="3850FDDC" w:rsidR="001633DA" w:rsidRPr="004E6CF3" w:rsidRDefault="001633DA" w:rsidP="00E11A60">
              <w:pPr>
                <w:ind w:left="0"/>
              </w:pPr>
              <w:r>
                <w:rPr>
                  <w:b/>
                  <w:sz w:val="32"/>
                  <w:szCs w:val="32"/>
                </w:rPr>
                <w:t>Digitalisering IT och MT</w:t>
              </w:r>
            </w:p>
          </w:tc>
        </w:sdtContent>
      </w:sdt>
      <w:sdt>
        <w:sdtPr>
          <w:rPr>
            <w:b/>
          </w:rPr>
          <w:alias w:val="Titel"/>
          <w:tag w:val=""/>
          <w:id w:val="437492625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445" w:type="dxa"/>
              <w:gridSpan w:val="5"/>
              <w:vAlign w:val="center"/>
            </w:tcPr>
            <w:p w14:paraId="346BD4AB" w14:textId="77777777" w:rsidR="001633DA" w:rsidRPr="004E6CF3" w:rsidRDefault="001633DA" w:rsidP="003B6F1F">
              <w:pPr>
                <w:pStyle w:val="Beskrivning"/>
              </w:pPr>
              <w:r w:rsidRPr="00F220B0">
                <w:rPr>
                  <w:b/>
                </w:rPr>
                <w:t>Utveckling av medicinteknisk produkt</w:t>
              </w:r>
            </w:p>
          </w:tc>
        </w:sdtContent>
      </w:sdt>
      <w:tc>
        <w:tcPr>
          <w:tcW w:w="1284" w:type="dxa"/>
          <w:vMerge w:val="restart"/>
          <w:vAlign w:val="center"/>
        </w:tcPr>
        <w:p w14:paraId="27CA744C" w14:textId="77777777" w:rsidR="001633DA" w:rsidRPr="00476E09" w:rsidRDefault="001633DA" w:rsidP="00E11A60">
          <w:pPr>
            <w:pStyle w:val="Beskrivning"/>
          </w:pPr>
          <w:r w:rsidRPr="00476E09">
            <w:rPr>
              <w:noProof/>
            </w:rPr>
            <w:drawing>
              <wp:inline distT="0" distB="0" distL="0" distR="0" wp14:anchorId="72A883DF" wp14:editId="45D800F1">
                <wp:extent cx="701040" cy="655320"/>
                <wp:effectExtent l="0" t="0" r="3810" b="0"/>
                <wp:docPr id="20" name="Bildobjekt 20" descr="Logo Pantone [Converted]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" descr="Logo Pantone [Converted]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104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633DA" w:rsidRPr="00476E09" w14:paraId="08502117" w14:textId="77777777" w:rsidTr="00E11A60">
      <w:trPr>
        <w:gridAfter w:val="1"/>
        <w:wAfter w:w="18" w:type="dxa"/>
        <w:cantSplit/>
        <w:trHeight w:val="561"/>
      </w:trPr>
      <w:tc>
        <w:tcPr>
          <w:tcW w:w="4554" w:type="dxa"/>
          <w:gridSpan w:val="3"/>
        </w:tcPr>
        <w:p w14:paraId="49DEB520" w14:textId="77777777" w:rsidR="001633DA" w:rsidRPr="00344E2B" w:rsidRDefault="001633DA" w:rsidP="00762EF3">
          <w:pPr>
            <w:pStyle w:val="Beskrivning"/>
          </w:pPr>
          <w:r>
            <w:t>VO Medicinsk teknik Skåne</w:t>
          </w:r>
        </w:p>
      </w:tc>
      <w:sdt>
        <w:sdtPr>
          <w:alias w:val="Dokumenttyp"/>
          <w:tag w:val="n8c18e108102445b918df1e7b454ed11"/>
          <w:id w:val="-1424033255"/>
          <w:lock w:val="contentLocked"/>
          <w:dataBinding w:prefixMappings="xmlns:ns0='http://schemas.microsoft.com/office/2006/metadata/properties' xmlns:ns1='http://www.w3.org/2001/XMLSchema-instance' xmlns:ns2='http://schemas.microsoft.com/office/infopath/2007/PartnerControls' xmlns:ns3='79ef91ce-7dfa-49ef-88bf-a7a849b5ff3c' xmlns:ns4='9b8b37db-9f44-487f-aa9b-fc23f7a48443' xmlns:ns5='7018eaad-71b7-4323-aad3-a6903fb72824' xmlns:ns6='d054f995-7dea-4006-b711-d17784d72536' " w:xpath="/ns0:properties[1]/documentManagement[1]/ns5:n8c18e108102445b918df1e7b454ed11[1]/ns2:Terms[1]" w:storeItemID="{E67F84DB-E0C9-41A3-AB0B-51367DD6807A}"/>
          <w:text w:multiLine="1"/>
        </w:sdtPr>
        <w:sdtEndPr/>
        <w:sdtContent>
          <w:tc>
            <w:tcPr>
              <w:tcW w:w="1968" w:type="dxa"/>
              <w:gridSpan w:val="2"/>
            </w:tcPr>
            <w:p w14:paraId="7FD7773F" w14:textId="77777777" w:rsidR="001633DA" w:rsidRPr="00F220B0" w:rsidRDefault="001633DA" w:rsidP="002F6335">
              <w:pPr>
                <w:pStyle w:val="Beskrivning"/>
              </w:pPr>
              <w:r>
                <w:t>(RE) Rapport</w:t>
              </w:r>
            </w:p>
          </w:tc>
        </w:sdtContent>
      </w:sdt>
      <w:sdt>
        <w:sdtPr>
          <w:alias w:val="Förtydligande dokumenttyp"/>
          <w:tag w:val="i039fb3eb9c54bfeaaf4d1e2e8a2a879"/>
          <w:id w:val="760574419"/>
          <w:lock w:val="contentLocked"/>
          <w:showingPlcHdr/>
          <w:dataBinding w:prefixMappings="xmlns:ns0='http://schemas.microsoft.com/office/2006/metadata/properties' xmlns:ns1='http://www.w3.org/2001/XMLSchema-instance' xmlns:ns2='http://schemas.microsoft.com/office/infopath/2007/PartnerControls' xmlns:ns3='79ef91ce-7dfa-49ef-88bf-a7a849b5ff3c' xmlns:ns4='9b8b37db-9f44-487f-aa9b-fc23f7a48443' xmlns:ns5='7018eaad-71b7-4323-aad3-a6903fb72824' xmlns:ns6='d054f995-7dea-4006-b711-d17784d72536' " w:xpath="/ns0:properties[1]/documentManagement[1]/ns5:i039fb3eb9c54bfeaaf4d1e2e8a2a879[1]/ns2:Terms[1]" w:storeItemID="{E67F84DB-E0C9-41A3-AB0B-51367DD6807A}"/>
          <w:text w:multiLine="1"/>
        </w:sdtPr>
        <w:sdtEndPr/>
        <w:sdtContent>
          <w:tc>
            <w:tcPr>
              <w:tcW w:w="2477" w:type="dxa"/>
              <w:gridSpan w:val="3"/>
            </w:tcPr>
            <w:p w14:paraId="080697F0" w14:textId="77777777" w:rsidR="001633DA" w:rsidRPr="00F220B0" w:rsidRDefault="001633DA" w:rsidP="002F6335">
              <w:pPr>
                <w:pStyle w:val="Beskrivning"/>
              </w:pPr>
              <w:r w:rsidRPr="00B04BB5">
                <w:rPr>
                  <w:rStyle w:val="Platshllartext"/>
                </w:rPr>
                <w:t>[Förtydligande dokumenttyp]</w:t>
              </w:r>
            </w:p>
          </w:tc>
        </w:sdtContent>
      </w:sdt>
      <w:tc>
        <w:tcPr>
          <w:tcW w:w="1284" w:type="dxa"/>
          <w:vMerge/>
          <w:vAlign w:val="center"/>
        </w:tcPr>
        <w:p w14:paraId="7FFF82F6" w14:textId="77777777" w:rsidR="001633DA" w:rsidRPr="00476E09" w:rsidRDefault="001633DA" w:rsidP="00762EF3">
          <w:pPr>
            <w:pStyle w:val="Beskrivning"/>
            <w:rPr>
              <w:noProof/>
            </w:rPr>
          </w:pPr>
        </w:p>
      </w:tc>
    </w:tr>
    <w:tr w:rsidR="001633DA" w:rsidRPr="00476E09" w14:paraId="7009DF06" w14:textId="77777777" w:rsidTr="00E11A60">
      <w:trPr>
        <w:gridAfter w:val="1"/>
        <w:wAfter w:w="18" w:type="dxa"/>
        <w:cantSplit/>
        <w:trHeight w:val="465"/>
      </w:trPr>
      <w:tc>
        <w:tcPr>
          <w:tcW w:w="4554" w:type="dxa"/>
          <w:gridSpan w:val="3"/>
        </w:tcPr>
        <w:p w14:paraId="05121D71" w14:textId="77777777" w:rsidR="001633DA" w:rsidRPr="0004066E" w:rsidRDefault="001633DA" w:rsidP="00E11A60">
          <w:pPr>
            <w:ind w:left="0"/>
          </w:pPr>
        </w:p>
      </w:tc>
      <w:sdt>
        <w:sdtPr>
          <w:id w:val="1539011767"/>
          <w:date>
            <w:dateFormat w:val="yyyy-MM-dd"/>
            <w:lid w:val="sv-SE"/>
            <w:storeMappedDataAs w:val="dateTime"/>
            <w:calendar w:val="gregorian"/>
          </w:date>
        </w:sdtPr>
        <w:sdtEndPr/>
        <w:sdtContent>
          <w:tc>
            <w:tcPr>
              <w:tcW w:w="1968" w:type="dxa"/>
              <w:gridSpan w:val="2"/>
              <w:vAlign w:val="center"/>
            </w:tcPr>
            <w:p w14:paraId="2300205D" w14:textId="77777777" w:rsidR="001633DA" w:rsidRPr="00C95A7B" w:rsidRDefault="001633DA" w:rsidP="00762EF3">
              <w:pPr>
                <w:pStyle w:val="Beskrivning"/>
              </w:pPr>
              <w:r w:rsidRPr="00C95A7B">
                <w:t>[Ange datum]</w:t>
              </w:r>
            </w:p>
          </w:tc>
        </w:sdtContent>
      </w:sdt>
      <w:tc>
        <w:tcPr>
          <w:tcW w:w="2477" w:type="dxa"/>
          <w:gridSpan w:val="3"/>
          <w:vAlign w:val="center"/>
        </w:tcPr>
        <w:p w14:paraId="56E65EFC" w14:textId="7F1D92C8" w:rsidR="001633DA" w:rsidRPr="00C95A7B" w:rsidRDefault="001633DA" w:rsidP="00762EF3">
          <w:pPr>
            <w:pStyle w:val="Beskrivning"/>
          </w:pPr>
          <w:r w:rsidRPr="00C95A7B">
            <w:t xml:space="preserve">Dnr: </w:t>
          </w:r>
          <w:sdt>
            <w:sdtPr>
              <w:alias w:val="Kategori"/>
              <w:tag w:val=""/>
              <w:id w:val="-666554925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C95A7B">
                <w:t>[</w:t>
              </w:r>
              <w:r>
                <w:t>RSMT-2026-1</w:t>
              </w:r>
              <w:r w:rsidRPr="00C95A7B">
                <w:t>]</w:t>
              </w:r>
            </w:sdtContent>
          </w:sdt>
        </w:p>
      </w:tc>
      <w:tc>
        <w:tcPr>
          <w:tcW w:w="1284" w:type="dxa"/>
          <w:vAlign w:val="center"/>
        </w:tcPr>
        <w:p w14:paraId="5ED6C329" w14:textId="77777777" w:rsidR="001633DA" w:rsidRPr="00476E09" w:rsidRDefault="001633DA" w:rsidP="00762EF3">
          <w:pPr>
            <w:pStyle w:val="Beskrivning"/>
            <w:rPr>
              <w:noProof/>
            </w:rPr>
          </w:pPr>
        </w:p>
      </w:tc>
    </w:tr>
    <w:tr w:rsidR="001633DA" w14:paraId="1DB87414" w14:textId="77777777" w:rsidTr="00E11A60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gridAfter w:val="1"/>
        <w:wAfter w:w="18" w:type="dxa"/>
        <w:trHeight w:val="255"/>
      </w:trPr>
      <w:tc>
        <w:tcPr>
          <w:tcW w:w="10283" w:type="dxa"/>
          <w:gridSpan w:val="9"/>
          <w:tcBorders>
            <w:top w:val="nil"/>
            <w:left w:val="nil"/>
            <w:bottom w:val="nil"/>
            <w:right w:val="nil"/>
          </w:tcBorders>
        </w:tcPr>
        <w:p w14:paraId="45BDCEEF" w14:textId="77777777" w:rsidR="001633DA" w:rsidRPr="004E6CF3" w:rsidRDefault="001633DA" w:rsidP="00E11A60">
          <w:pPr>
            <w:pStyle w:val="Beskrivning"/>
          </w:pPr>
        </w:p>
      </w:tc>
    </w:tr>
    <w:tr w:rsidR="001633DA" w:rsidRPr="004455D2" w14:paraId="63FB55BB" w14:textId="77777777" w:rsidTr="00E11A60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397"/>
      </w:trPr>
      <w:tc>
        <w:tcPr>
          <w:tcW w:w="425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</w:tcPr>
        <w:p w14:paraId="4849E128" w14:textId="77777777" w:rsidR="001633DA" w:rsidRPr="004455D2" w:rsidRDefault="001633DA" w:rsidP="00B03FE3">
          <w:pPr>
            <w:pStyle w:val="Beskrivning"/>
          </w:pPr>
        </w:p>
      </w:tc>
      <w:tc>
        <w:tcPr>
          <w:tcW w:w="396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54F96B8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  <w:r w:rsidRPr="004455D2">
            <w:rPr>
              <w:b/>
              <w:sz w:val="16"/>
              <w:szCs w:val="16"/>
            </w:rPr>
            <w:t>Anvisning:</w:t>
          </w:r>
          <w:r w:rsidRPr="004455D2">
            <w:rPr>
              <w:sz w:val="16"/>
              <w:szCs w:val="16"/>
            </w:rPr>
            <w:t xml:space="preserve"> Följande formulär ska användas av </w:t>
          </w:r>
          <w:r>
            <w:rPr>
              <w:sz w:val="16"/>
              <w:szCs w:val="16"/>
            </w:rPr>
            <w:t>ovan nämnd verksamhet</w:t>
          </w:r>
          <w:r w:rsidRPr="004455D2">
            <w:rPr>
              <w:sz w:val="16"/>
              <w:szCs w:val="16"/>
            </w:rPr>
            <w:t xml:space="preserve"> i samband med: </w:t>
          </w:r>
        </w:p>
        <w:p w14:paraId="6955ECDA" w14:textId="77777777" w:rsidR="001633DA" w:rsidRDefault="001633DA" w:rsidP="00B03FE3">
          <w:pPr>
            <w:pStyle w:val="Beskrivning"/>
            <w:rPr>
              <w:b/>
              <w:sz w:val="18"/>
              <w:szCs w:val="18"/>
            </w:rPr>
          </w:pPr>
        </w:p>
        <w:p w14:paraId="206C697F" w14:textId="36757682" w:rsidR="001633DA" w:rsidRPr="00E11A60" w:rsidRDefault="00D95999" w:rsidP="00B03FE3">
          <w:pPr>
            <w:pStyle w:val="Beskrivning"/>
            <w:rPr>
              <w:b/>
              <w:sz w:val="18"/>
              <w:szCs w:val="18"/>
            </w:rPr>
          </w:pPr>
          <w:sdt>
            <w:sdtPr>
              <w:rPr>
                <w:b/>
                <w:sz w:val="18"/>
                <w:szCs w:val="18"/>
              </w:rPr>
              <w:alias w:val="Kommentarer"/>
              <w:tag w:val=""/>
              <w:id w:val="986287293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1633DA" w:rsidRPr="0073601B">
                <w:rPr>
                  <w:b/>
                  <w:sz w:val="18"/>
                  <w:szCs w:val="18"/>
                </w:rPr>
                <w:t>Produktframställning av medicinteknisk produkt enligt</w:t>
              </w:r>
              <w:r w:rsidR="001633DA">
                <w:rPr>
                  <w:b/>
                  <w:sz w:val="18"/>
                  <w:szCs w:val="18"/>
                </w:rPr>
                <w:t xml:space="preserve"> SOSF 2008:1</w:t>
              </w:r>
            </w:sdtContent>
          </w:sdt>
        </w:p>
        <w:p w14:paraId="7A18021A" w14:textId="77777777" w:rsidR="001633DA" w:rsidRDefault="001633DA" w:rsidP="00B03FE3">
          <w:pPr>
            <w:pStyle w:val="Beskrivning"/>
            <w:rPr>
              <w:sz w:val="16"/>
              <w:szCs w:val="16"/>
            </w:rPr>
          </w:pPr>
        </w:p>
        <w:p w14:paraId="06159EE7" w14:textId="77777777" w:rsidR="001633DA" w:rsidRPr="00E11A60" w:rsidRDefault="001633DA" w:rsidP="00B03FE3">
          <w:pPr>
            <w:pStyle w:val="Beskrivning"/>
            <w:rPr>
              <w:b/>
              <w:sz w:val="16"/>
              <w:szCs w:val="16"/>
            </w:rPr>
          </w:pPr>
          <w:r>
            <w:rPr>
              <w:sz w:val="16"/>
              <w:szCs w:val="16"/>
            </w:rPr>
            <w:t xml:space="preserve">Vid frågor kontakta MT-Skåne via: </w:t>
          </w:r>
          <w:hyperlink r:id="rId2" w:history="1">
            <w:r w:rsidRPr="00B72E14">
              <w:rPr>
                <w:rStyle w:val="Hyperlnk"/>
                <w:sz w:val="16"/>
                <w:szCs w:val="16"/>
              </w:rPr>
              <w:t>fou.mt@skane.se</w:t>
            </w:r>
          </w:hyperlink>
        </w:p>
      </w:tc>
      <w:tc>
        <w:tcPr>
          <w:tcW w:w="160" w:type="dxa"/>
          <w:vMerge w:val="restart"/>
          <w:tcBorders>
            <w:top w:val="nil"/>
            <w:left w:val="single" w:sz="4" w:space="0" w:color="auto"/>
            <w:right w:val="single" w:sz="4" w:space="0" w:color="auto"/>
          </w:tcBorders>
          <w:vAlign w:val="center"/>
        </w:tcPr>
        <w:p w14:paraId="067DB659" w14:textId="77777777" w:rsidR="001633DA" w:rsidRPr="004455D2" w:rsidRDefault="001633DA" w:rsidP="00E11A60">
          <w:pPr>
            <w:pStyle w:val="Beskrivning"/>
          </w:pPr>
        </w:p>
      </w:tc>
      <w:tc>
        <w:tcPr>
          <w:tcW w:w="141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1FC9312D" w14:textId="77777777" w:rsidR="001633DA" w:rsidRPr="004455D2" w:rsidRDefault="001633DA" w:rsidP="00762EF3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>Projektnamn: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Ämne"/>
          <w:tag w:val=""/>
          <w:id w:val="-1888255871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328" w:type="dxa"/>
              <w:gridSpan w:val="6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047051B6" w14:textId="2D2D8322" w:rsidR="001633DA" w:rsidRPr="004455D2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>
                <w:rPr>
                  <w:b/>
                  <w:color w:val="000000" w:themeColor="text1"/>
                  <w:sz w:val="16"/>
                  <w:szCs w:val="16"/>
                </w:rPr>
                <w:t>Flödessplitter för högflödesgrimma</w:t>
              </w:r>
            </w:p>
          </w:tc>
        </w:sdtContent>
      </w:sdt>
    </w:tr>
    <w:tr w:rsidR="001633DA" w:rsidRPr="004455D2" w14:paraId="0BC79BF5" w14:textId="77777777" w:rsidTr="00E11A60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397"/>
      </w:trPr>
      <w:tc>
        <w:tcPr>
          <w:tcW w:w="425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3C14E3FD" w14:textId="77777777" w:rsidR="001633DA" w:rsidRPr="004455D2" w:rsidRDefault="001633DA" w:rsidP="00762EF3">
          <w:pPr>
            <w:pStyle w:val="Beskrivning"/>
            <w:rPr>
              <w:b/>
              <w:color w:val="000000" w:themeColor="text1"/>
              <w:sz w:val="18"/>
              <w:szCs w:val="18"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87B40D2" w14:textId="77777777" w:rsidR="001633DA" w:rsidRPr="004455D2" w:rsidRDefault="001633DA" w:rsidP="00762EF3">
          <w:pPr>
            <w:pStyle w:val="Beskrivning"/>
            <w:rPr>
              <w:b/>
              <w:color w:val="000000" w:themeColor="text1"/>
              <w:sz w:val="18"/>
              <w:szCs w:val="18"/>
            </w:rPr>
          </w:pPr>
        </w:p>
      </w:tc>
      <w:tc>
        <w:tcPr>
          <w:tcW w:w="160" w:type="dxa"/>
          <w:vMerge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B727EF1" w14:textId="77777777" w:rsidR="001633DA" w:rsidRPr="004455D2" w:rsidRDefault="001633DA" w:rsidP="00762EF3">
          <w:pPr>
            <w:pStyle w:val="Beskrivning"/>
            <w:rPr>
              <w:color w:val="000000" w:themeColor="text1"/>
            </w:rPr>
          </w:pPr>
        </w:p>
      </w:tc>
      <w:tc>
        <w:tcPr>
          <w:tcW w:w="141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727CEEC4" w14:textId="77777777" w:rsidR="001633DA" w:rsidRPr="004455D2" w:rsidRDefault="001633DA" w:rsidP="00762EF3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>Faktaägare: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Granskare"/>
          <w:tag w:val="Granskare"/>
          <w:id w:val="1024443458"/>
          <w:comboBox>
            <w:listItem w:displayText="-" w:value="-"/>
            <w:listItem w:displayText="Konstruktör" w:value="Konstruktör"/>
            <w:listItem w:displayText="MT-ingenjör" w:value="MT-ingenjör"/>
            <w:listItem w:displayText="Mekanisk ingenjör" w:value="Mekanisk ingenjör"/>
            <w:listItem w:displayText="Projektledare" w:value="Projektledare"/>
            <w:listItem w:displayText="Enhetschef" w:value="Enhetschef"/>
            <w:listItem w:displayText="Verksamhetschef" w:value="Verksamhetschef"/>
          </w:comboBox>
        </w:sdtPr>
        <w:sdtEndPr/>
        <w:sdtContent>
          <w:tc>
            <w:tcPr>
              <w:tcW w:w="1559" w:type="dxa"/>
              <w:gridSpan w:val="2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3DE0C1ED" w14:textId="4A043D18" w:rsidR="001633DA" w:rsidRPr="004455D2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>
                <w:rPr>
                  <w:b/>
                  <w:color w:val="000000" w:themeColor="text1"/>
                  <w:sz w:val="16"/>
                  <w:szCs w:val="16"/>
                </w:rPr>
                <w:t>Per Nordqvist</w:t>
              </w:r>
            </w:p>
          </w:tc>
        </w:sdtContent>
      </w:sdt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727C6A26" w14:textId="77777777" w:rsidR="001633DA" w:rsidRPr="004455D2" w:rsidRDefault="001633DA" w:rsidP="00762EF3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>Granskare: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Granskare"/>
          <w:tag w:val="Granskare"/>
          <w:id w:val="1866854761"/>
          <w:comboBox>
            <w:listItem w:displayText="-" w:value="-"/>
            <w:listItem w:displayText="Konstruktör" w:value="Konstruktör"/>
            <w:listItem w:displayText="MT-ingenjör" w:value="MT-ingenjör"/>
            <w:listItem w:displayText="Mekanisk ingenjör" w:value="Mekanisk ingenjör"/>
            <w:listItem w:displayText="Projektledare" w:value="Projektledare"/>
            <w:listItem w:displayText="Enhetschef" w:value="Enhetschef"/>
            <w:listItem w:displayText="Verksamhetschef" w:value="Verksamhetschef"/>
          </w:comboBox>
        </w:sdtPr>
        <w:sdtEndPr/>
        <w:sdtContent>
          <w:tc>
            <w:tcPr>
              <w:tcW w:w="1777" w:type="dxa"/>
              <w:gridSpan w:val="3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2A0137D4" w14:textId="77777777" w:rsidR="001633DA" w:rsidRPr="004455D2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>
                <w:rPr>
                  <w:b/>
                  <w:color w:val="000000" w:themeColor="text1"/>
                  <w:sz w:val="16"/>
                  <w:szCs w:val="16"/>
                </w:rPr>
                <w:t>Välj ett objekt</w:t>
              </w:r>
            </w:p>
          </w:tc>
        </w:sdtContent>
      </w:sdt>
    </w:tr>
    <w:tr w:rsidR="001633DA" w:rsidRPr="004455D2" w14:paraId="5E450B75" w14:textId="77777777" w:rsidTr="00E11A60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397"/>
      </w:trPr>
      <w:tc>
        <w:tcPr>
          <w:tcW w:w="425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03B6B49D" w14:textId="77777777" w:rsidR="001633DA" w:rsidRPr="004455D2" w:rsidRDefault="001633DA" w:rsidP="00762EF3">
          <w:pPr>
            <w:pStyle w:val="Beskrivning"/>
            <w:rPr>
              <w:b/>
              <w:color w:val="000000" w:themeColor="text1"/>
              <w:sz w:val="18"/>
              <w:szCs w:val="18"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33B9DC4" w14:textId="77777777" w:rsidR="001633DA" w:rsidRPr="004455D2" w:rsidRDefault="001633DA" w:rsidP="00762EF3">
          <w:pPr>
            <w:pStyle w:val="Beskrivning"/>
            <w:rPr>
              <w:b/>
              <w:color w:val="000000" w:themeColor="text1"/>
              <w:sz w:val="18"/>
              <w:szCs w:val="18"/>
            </w:rPr>
          </w:pPr>
        </w:p>
      </w:tc>
      <w:tc>
        <w:tcPr>
          <w:tcW w:w="160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71201A8D" w14:textId="77777777" w:rsidR="001633DA" w:rsidRPr="004455D2" w:rsidRDefault="001633DA" w:rsidP="00762EF3">
          <w:pPr>
            <w:pStyle w:val="Beskrivning"/>
            <w:rPr>
              <w:color w:val="000000" w:themeColor="text1"/>
            </w:rPr>
          </w:pPr>
        </w:p>
      </w:tc>
      <w:tc>
        <w:tcPr>
          <w:tcW w:w="141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77A795D2" w14:textId="77777777" w:rsidR="001633DA" w:rsidRPr="004455D2" w:rsidRDefault="001633DA" w:rsidP="00762EF3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>Godkänns av: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Granskare"/>
          <w:tag w:val="Granskare"/>
          <w:id w:val="-1086849146"/>
          <w:comboBox>
            <w:listItem w:displayText="-" w:value="-"/>
            <w:listItem w:displayText="Konstruktör" w:value="Konstruktör"/>
            <w:listItem w:displayText="MT-ingenjör" w:value="MT-ingenjör"/>
            <w:listItem w:displayText="Mekanisk ingenjör" w:value="Mekanisk ingenjör"/>
            <w:listItem w:displayText="Projektledare" w:value="Projektledare"/>
            <w:listItem w:displayText="Enhetschef" w:value="Enhetschef"/>
            <w:listItem w:displayText="Verksamhetschef" w:value="Verksamhetschef"/>
          </w:comboBox>
        </w:sdtPr>
        <w:sdtEndPr/>
        <w:sdtContent>
          <w:tc>
            <w:tcPr>
              <w:tcW w:w="1559" w:type="dxa"/>
              <w:gridSpan w:val="2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732B8A34" w14:textId="77777777" w:rsidR="001633DA" w:rsidRPr="004455D2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>
                <w:rPr>
                  <w:b/>
                  <w:color w:val="000000" w:themeColor="text1"/>
                  <w:sz w:val="16"/>
                  <w:szCs w:val="16"/>
                </w:rPr>
                <w:t>Välj ett objekt.</w:t>
              </w:r>
            </w:p>
          </w:tc>
        </w:sdtContent>
      </w:sdt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6861E2E7" w14:textId="77777777" w:rsidR="001633DA" w:rsidRPr="004455D2" w:rsidRDefault="001633DA" w:rsidP="00762EF3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>Version: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Version"/>
          <w:tag w:val="Version"/>
          <w:id w:val="342748353"/>
          <w:dropDownList>
            <w:listItem w:displayText="-" w:value="-"/>
            <w:listItem w:displayText="0.1" w:value="0.1"/>
            <w:listItem w:displayText="1.0" w:value="1.0"/>
            <w:listItem w:displayText="1.1" w:value="1.1"/>
            <w:listItem w:displayText="1.2" w:value="1.2"/>
            <w:listItem w:displayText="1.3" w:value="1.3"/>
            <w:listItem w:displayText="1.4" w:value="1.4"/>
            <w:listItem w:displayText="1.5" w:value="1.5"/>
            <w:listItem w:displayText="1.6" w:value="1.6"/>
            <w:listItem w:displayText="1.7" w:value="1.7"/>
            <w:listItem w:displayText="1.8" w:value="1.8"/>
            <w:listItem w:displayText="1.9" w:value="1.9"/>
            <w:listItem w:displayText="0.2" w:value="0.2"/>
            <w:listItem w:displayText="2.0" w:value="2.0"/>
          </w:dropDownList>
        </w:sdtPr>
        <w:sdtEndPr/>
        <w:sdtContent>
          <w:tc>
            <w:tcPr>
              <w:tcW w:w="1777" w:type="dxa"/>
              <w:gridSpan w:val="3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0E4A950F" w14:textId="6CBC365F" w:rsidR="001633DA" w:rsidRPr="004455D2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>
                <w:rPr>
                  <w:b/>
                  <w:color w:val="000000" w:themeColor="text1"/>
                  <w:sz w:val="16"/>
                  <w:szCs w:val="16"/>
                </w:rPr>
                <w:t>0.1</w:t>
              </w:r>
            </w:p>
          </w:tc>
        </w:sdtContent>
      </w:sdt>
    </w:tr>
    <w:tr w:rsidR="001633DA" w:rsidRPr="004455D2" w14:paraId="5FAFD552" w14:textId="77777777" w:rsidTr="00E11A60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397"/>
      </w:trPr>
      <w:tc>
        <w:tcPr>
          <w:tcW w:w="425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14:paraId="19D56B63" w14:textId="77777777" w:rsidR="001633DA" w:rsidRPr="004455D2" w:rsidRDefault="001633DA" w:rsidP="00762EF3">
          <w:pPr>
            <w:pStyle w:val="Beskrivning"/>
            <w:rPr>
              <w:b/>
              <w:color w:val="000000" w:themeColor="text1"/>
              <w:sz w:val="18"/>
              <w:szCs w:val="18"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B856D50" w14:textId="77777777" w:rsidR="001633DA" w:rsidRPr="004455D2" w:rsidRDefault="001633DA" w:rsidP="00762EF3">
          <w:pPr>
            <w:pStyle w:val="Beskrivning"/>
            <w:rPr>
              <w:b/>
              <w:color w:val="000000" w:themeColor="text1"/>
              <w:sz w:val="18"/>
              <w:szCs w:val="18"/>
            </w:rPr>
          </w:pPr>
        </w:p>
      </w:tc>
      <w:tc>
        <w:tcPr>
          <w:tcW w:w="160" w:type="dxa"/>
          <w:vMerge/>
          <w:tcBorders>
            <w:left w:val="single" w:sz="4" w:space="0" w:color="auto"/>
            <w:bottom w:val="nil"/>
            <w:right w:val="single" w:sz="4" w:space="0" w:color="auto"/>
          </w:tcBorders>
          <w:vAlign w:val="center"/>
        </w:tcPr>
        <w:p w14:paraId="38BF6051" w14:textId="77777777" w:rsidR="001633DA" w:rsidRPr="004455D2" w:rsidRDefault="001633DA" w:rsidP="00762EF3">
          <w:pPr>
            <w:pStyle w:val="Beskrivning"/>
            <w:rPr>
              <w:color w:val="000000" w:themeColor="text1"/>
            </w:rPr>
          </w:pPr>
        </w:p>
      </w:tc>
      <w:tc>
        <w:tcPr>
          <w:tcW w:w="141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20DEDD7E" w14:textId="77777777" w:rsidR="001633DA" w:rsidRPr="004455D2" w:rsidRDefault="001633DA" w:rsidP="00E11A60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 xml:space="preserve">Klassning: 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Informationsklassning"/>
          <w:tag w:val="Informationsklassning"/>
          <w:id w:val="332114409"/>
          <w:showingPlcHdr/>
          <w:comboBox>
            <w:listItem w:displayText="-" w:value="-"/>
            <w:listItem w:displayText="Allmän" w:value="Allmän"/>
            <w:listItem w:displayText="Intern" w:value="Intern"/>
            <w:listItem w:displayText="Restriktion" w:value="Restriktion"/>
            <w:listItem w:displayText="Konfidentiell" w:value="Konfidentiell"/>
          </w:comboBox>
        </w:sdtPr>
        <w:sdtEndPr/>
        <w:sdtContent>
          <w:tc>
            <w:tcPr>
              <w:tcW w:w="1559" w:type="dxa"/>
              <w:gridSpan w:val="2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20E3EAFD" w14:textId="77777777" w:rsidR="001633DA" w:rsidRPr="004455D2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 w:rsidRPr="004455D2">
                <w:rPr>
                  <w:rStyle w:val="Platshllartext"/>
                  <w:b/>
                  <w:color w:val="000000" w:themeColor="text1"/>
                  <w:sz w:val="16"/>
                  <w:szCs w:val="16"/>
                </w:rPr>
                <w:t>Välj ett objekt.</w:t>
              </w:r>
            </w:p>
          </w:tc>
        </w:sdtContent>
      </w:sdt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62BAB8EF" w14:textId="77777777" w:rsidR="001633DA" w:rsidRPr="004455D2" w:rsidRDefault="001633DA" w:rsidP="00E11A60">
          <w:pPr>
            <w:pStyle w:val="Beskrivning"/>
            <w:jc w:val="right"/>
            <w:rPr>
              <w:color w:val="000000" w:themeColor="text1"/>
              <w:sz w:val="16"/>
              <w:szCs w:val="16"/>
            </w:rPr>
          </w:pPr>
          <w:r w:rsidRPr="004455D2">
            <w:rPr>
              <w:color w:val="000000" w:themeColor="text1"/>
              <w:sz w:val="16"/>
              <w:szCs w:val="16"/>
            </w:rPr>
            <w:t>Status:</w:t>
          </w:r>
        </w:p>
      </w:tc>
      <w:sdt>
        <w:sdtPr>
          <w:rPr>
            <w:b/>
            <w:color w:val="000000" w:themeColor="text1"/>
            <w:sz w:val="16"/>
            <w:szCs w:val="16"/>
          </w:rPr>
          <w:alias w:val="Dokumentstatus"/>
          <w:tag w:val="Dokumentstatus"/>
          <w:id w:val="-1384939504"/>
          <w:showingPlcHdr/>
          <w15:color w:val="000000"/>
          <w:comboBox>
            <w:listItem w:value="Välj objekt"/>
            <w:listItem w:displayText="-" w:value="-"/>
            <w:listItem w:displayText="Utkast" w:value="Utkast"/>
            <w:listItem w:displayText="Granskad" w:value="Granskad"/>
            <w:listItem w:displayText="Godkänt" w:value="Godkänt"/>
            <w:listItem w:displayText="Publicerat" w:value="Publicerat"/>
            <w:listItem w:displayText="Upphävd" w:value="Upphävd"/>
            <w:listItem w:displayText="Arkiverat" w:value="Arkiverat"/>
          </w:comboBox>
        </w:sdtPr>
        <w:sdtEndPr/>
        <w:sdtContent>
          <w:tc>
            <w:tcPr>
              <w:tcW w:w="1777" w:type="dxa"/>
              <w:gridSpan w:val="3"/>
              <w:tcBorders>
                <w:top w:val="single" w:sz="4" w:space="0" w:color="auto"/>
                <w:left w:val="nil"/>
                <w:bottom w:val="single" w:sz="4" w:space="0" w:color="auto"/>
                <w:right w:val="single" w:sz="4" w:space="0" w:color="auto"/>
              </w:tcBorders>
              <w:vAlign w:val="center"/>
            </w:tcPr>
            <w:p w14:paraId="30559E8A" w14:textId="77777777" w:rsidR="001633DA" w:rsidRPr="00BF0B10" w:rsidRDefault="001633DA" w:rsidP="00762EF3">
              <w:pPr>
                <w:pStyle w:val="Beskrivning"/>
                <w:rPr>
                  <w:b/>
                  <w:color w:val="000000" w:themeColor="text1"/>
                  <w:sz w:val="16"/>
                  <w:szCs w:val="16"/>
                </w:rPr>
              </w:pPr>
              <w:r w:rsidRPr="00BF0B10">
                <w:rPr>
                  <w:rStyle w:val="Platshllartext"/>
                  <w:b/>
                  <w:color w:val="000000" w:themeColor="text1"/>
                  <w:sz w:val="16"/>
                  <w:szCs w:val="16"/>
                </w:rPr>
                <w:t>Välj ett objekt.</w:t>
              </w:r>
            </w:p>
          </w:tc>
        </w:sdtContent>
      </w:sdt>
    </w:tr>
  </w:tbl>
  <w:p w14:paraId="779785AD" w14:textId="77777777" w:rsidR="001633DA" w:rsidRPr="004455D2" w:rsidRDefault="001633DA" w:rsidP="00D1242E">
    <w:pPr>
      <w:pStyle w:val="Sidhuvud"/>
      <w:rPr>
        <w:color w:val="000000" w:themeColor="text1"/>
        <w:sz w:val="16"/>
        <w:szCs w:val="16"/>
        <w:lang w:val="sv-SE"/>
      </w:rPr>
    </w:pPr>
    <w:r w:rsidRPr="00B03FE3">
      <w:rPr>
        <w:noProof/>
        <w:color w:val="C00000"/>
        <w:sz w:val="16"/>
        <w:szCs w:val="16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AA8EC01" wp14:editId="0D729CA9">
              <wp:simplePos x="0" y="0"/>
              <wp:positionH relativeFrom="column">
                <wp:posOffset>-1002665</wp:posOffset>
              </wp:positionH>
              <wp:positionV relativeFrom="paragraph">
                <wp:posOffset>8847455</wp:posOffset>
              </wp:positionV>
              <wp:extent cx="1099185" cy="338455"/>
              <wp:effectExtent l="0" t="635" r="5080" b="5080"/>
              <wp:wrapSquare wrapText="bothSides"/>
              <wp:docPr id="5" name="Textrut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099185" cy="3384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alias w:val="Nyckelord"/>
                            <w:tag w:val=""/>
                            <w:id w:val="-2011127424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14:paraId="5CC52B39" w14:textId="77777777" w:rsidR="001633DA" w:rsidRPr="00161839" w:rsidRDefault="001633DA" w:rsidP="00B03FE3">
                              <w:pPr>
                                <w:rPr>
                                  <w:color w:val="A6A6A6" w:themeColor="background1" w:themeShade="A6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2"/>
                                  <w:szCs w:val="12"/>
                                </w:rPr>
                                <w:t>[Ange MallID]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0AA8EC01" id="_x0000_t202" coordsize="21600,21600" o:spt="202" path="m,l,21600r21600,l21600,xe">
              <v:stroke joinstyle="miter"/>
              <v:path gradientshapeok="t" o:connecttype="rect"/>
            </v:shapetype>
            <v:shape id="Textruta 5" o:spid="_x0000_s1115" type="#_x0000_t202" style="position:absolute;left:0;text-align:left;margin-left:-78.95pt;margin-top:696.65pt;width:86.55pt;height:26.65pt;rotation:-90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" stroked="f">
              <v:textbox>
                <w:txbxContent>
                  <w:sdt>
                    <w:sdtPr>
                      <w:rPr>
                        <w:color w:val="A6A6A6" w:themeColor="background1" w:themeShade="A6"/>
                        <w:sz w:val="12"/>
                        <w:szCs w:val="12"/>
                      </w:rPr>
                      <w:alias w:val="Nyckelord"/>
                      <w:tag w:val=""/>
                      <w:id w:val="-2011127424"/>
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<w:text/>
                    </w:sdtPr>
                    <w:sdtContent>
                      <w:p w14:paraId="5CC52B39" w14:textId="77777777" w:rsidR="008B310C" w:rsidRPr="00161839" w:rsidRDefault="008B310C" w:rsidP="00B03FE3">
                        <w:pP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</w:pPr>
                        <w: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  <w:t xml:space="preserve">[Ange </w:t>
                        </w:r>
                        <w:proofErr w:type="spellStart"/>
                        <w: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  <w:t>MallID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12"/>
                            <w:szCs w:val="12"/>
                          </w:rPr>
                          <w:t>]</w:t>
                        </w:r>
                      </w:p>
                    </w:sdtContent>
                  </w:sdt>
                </w:txbxContent>
              </v:textbox>
              <w10:wrap type="square"/>
            </v:shape>
          </w:pict>
        </mc:Fallback>
      </mc:AlternateContent>
    </w:r>
    <w:r w:rsidRPr="00B03FE3">
      <w:rPr>
        <w:noProof/>
        <w:color w:val="C00000"/>
        <w:sz w:val="16"/>
        <w:szCs w:val="16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0F0BF03" wp14:editId="2EDC91BC">
              <wp:simplePos x="0" y="0"/>
              <wp:positionH relativeFrom="column">
                <wp:posOffset>-3143250</wp:posOffset>
              </wp:positionH>
              <wp:positionV relativeFrom="paragraph">
                <wp:posOffset>5549265</wp:posOffset>
              </wp:positionV>
              <wp:extent cx="5379085" cy="338455"/>
              <wp:effectExtent l="5715" t="0" r="0" b="0"/>
              <wp:wrapSquare wrapText="bothSides"/>
              <wp:docPr id="6" name="Textruta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379085" cy="3384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A88860" w14:textId="1A2EB243" w:rsidR="001633DA" w:rsidRPr="00161839" w:rsidRDefault="001633DA" w:rsidP="00B03FE3">
                          <w:pPr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</w:pP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instrText xml:space="preserve"> FILENAME \p \* MERGEFORMAT </w:instrText>
                          </w: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A6A6A6" w:themeColor="background1" w:themeShade="A6"/>
                              <w:sz w:val="12"/>
                              <w:szCs w:val="12"/>
                            </w:rPr>
                            <w:t>\\RSFS083\Hem6$\181806\_Dokument\Egentillverkning\0_Covid-19\Flödessplitter\Teknisk fil\RSMT-2026-1 Produktbeskrivning Flödessplitter v2.docx</w:t>
                          </w:r>
                          <w:r w:rsidRPr="00161839">
                            <w:rPr>
                              <w:color w:val="A6A6A6" w:themeColor="background1" w:themeShade="A6"/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00F0BF03" id="Textruta 6" o:spid="_x0000_s1116" type="#_x0000_t202" style="position:absolute;left:0;text-align:left;margin-left:-247.5pt;margin-top:436.95pt;width:423.55pt;height:26.65pt;rotation:-90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" stroked="f">
              <v:textbox>
                <w:txbxContent>
                  <w:p w14:paraId="1DA88860" w14:textId="1A2EB243" w:rsidR="008B310C" w:rsidRPr="00161839" w:rsidRDefault="008B310C" w:rsidP="00B03FE3">
                    <w:pPr>
                      <w:rPr>
                        <w:color w:val="A6A6A6" w:themeColor="background1" w:themeShade="A6"/>
                        <w:sz w:val="12"/>
                        <w:szCs w:val="12"/>
                      </w:rPr>
                    </w:pP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fldChar w:fldCharType="begin"/>
                    </w: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instrText xml:space="preserve"> FILENAME \p \* MERGEFORMAT </w:instrText>
                    </w: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noProof/>
                        <w:color w:val="A6A6A6" w:themeColor="background1" w:themeShade="A6"/>
                        <w:sz w:val="12"/>
                        <w:szCs w:val="12"/>
                      </w:rPr>
                      <w:t>\\RSFS083\Hem6$\181806\_Dokument\Egentillverkning\0_Covid-19\Flödessplitter\Teknisk fil\RSMT-2026-1 Produktbeskrivning Flödessplitter v2.docx</w:t>
                    </w:r>
                    <w:r w:rsidRPr="00161839">
                      <w:rPr>
                        <w:color w:val="A6A6A6" w:themeColor="background1" w:themeShade="A6"/>
                        <w:sz w:val="12"/>
                        <w:szCs w:val="12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CAE71EE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64A98"/>
    <w:multiLevelType w:val="singleLevel"/>
    <w:tmpl w:val="041D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2FA33F2"/>
    <w:multiLevelType w:val="hybridMultilevel"/>
    <w:tmpl w:val="2238369E"/>
    <w:lvl w:ilvl="0" w:tplc="B1E674E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E60A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AA89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6C03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CE59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B632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FE03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74EC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04E1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744CB6"/>
    <w:multiLevelType w:val="hybridMultilevel"/>
    <w:tmpl w:val="362A36E4"/>
    <w:lvl w:ilvl="0" w:tplc="4E6E4B4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BA966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ACA3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7EE1C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6CE87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246C1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DE990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F44FA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E293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BA6B99"/>
    <w:multiLevelType w:val="hybridMultilevel"/>
    <w:tmpl w:val="0D327F4A"/>
    <w:lvl w:ilvl="0" w:tplc="C0A624D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F041621"/>
    <w:multiLevelType w:val="multilevel"/>
    <w:tmpl w:val="1A7C755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6" w15:restartNumberingAfterBreak="0">
    <w:nsid w:val="22B06929"/>
    <w:multiLevelType w:val="hybridMultilevel"/>
    <w:tmpl w:val="0F00B418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4BC702C"/>
    <w:multiLevelType w:val="hybridMultilevel"/>
    <w:tmpl w:val="0F14D3AA"/>
    <w:lvl w:ilvl="0" w:tplc="041D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6CC161F"/>
    <w:multiLevelType w:val="hybridMultilevel"/>
    <w:tmpl w:val="B352F52E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C6C60DC"/>
    <w:multiLevelType w:val="hybridMultilevel"/>
    <w:tmpl w:val="5478150C"/>
    <w:lvl w:ilvl="0" w:tplc="C0A624D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2A05A79"/>
    <w:multiLevelType w:val="hybridMultilevel"/>
    <w:tmpl w:val="32B82ABA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4573D69"/>
    <w:multiLevelType w:val="hybridMultilevel"/>
    <w:tmpl w:val="4896F8F6"/>
    <w:lvl w:ilvl="0" w:tplc="C0A624D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34667CB9"/>
    <w:multiLevelType w:val="hybridMultilevel"/>
    <w:tmpl w:val="AAF281D6"/>
    <w:lvl w:ilvl="0" w:tplc="3294A23E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3AD131C3"/>
    <w:multiLevelType w:val="multilevel"/>
    <w:tmpl w:val="1A7C755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14" w15:restartNumberingAfterBreak="0">
    <w:nsid w:val="3C7168EA"/>
    <w:multiLevelType w:val="hybridMultilevel"/>
    <w:tmpl w:val="362EF91E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3DC44482"/>
    <w:multiLevelType w:val="hybridMultilevel"/>
    <w:tmpl w:val="A0E4C5D2"/>
    <w:lvl w:ilvl="0" w:tplc="A14450B4">
      <w:start w:val="5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7263C"/>
    <w:multiLevelType w:val="hybridMultilevel"/>
    <w:tmpl w:val="1A16282E"/>
    <w:lvl w:ilvl="0" w:tplc="B896081C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5E1EB6">
      <w:start w:val="1"/>
      <w:numFmt w:val="lowerLetter"/>
      <w:lvlText w:val="%2"/>
      <w:lvlJc w:val="left"/>
      <w:pPr>
        <w:ind w:left="1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5614D4">
      <w:start w:val="1"/>
      <w:numFmt w:val="lowerRoman"/>
      <w:lvlText w:val="%3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5EB4F2">
      <w:start w:val="1"/>
      <w:numFmt w:val="decimal"/>
      <w:lvlText w:val="%4"/>
      <w:lvlJc w:val="left"/>
      <w:pPr>
        <w:ind w:left="2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14FBDE">
      <w:start w:val="1"/>
      <w:numFmt w:val="lowerLetter"/>
      <w:lvlText w:val="%5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C454A0">
      <w:start w:val="1"/>
      <w:numFmt w:val="lowerRoman"/>
      <w:lvlText w:val="%6"/>
      <w:lvlJc w:val="left"/>
      <w:pPr>
        <w:ind w:left="4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A43078">
      <w:start w:val="1"/>
      <w:numFmt w:val="decimal"/>
      <w:lvlText w:val="%7"/>
      <w:lvlJc w:val="left"/>
      <w:pPr>
        <w:ind w:left="5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E0BC28">
      <w:start w:val="1"/>
      <w:numFmt w:val="lowerLetter"/>
      <w:lvlText w:val="%8"/>
      <w:lvlJc w:val="left"/>
      <w:pPr>
        <w:ind w:left="5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F2531C">
      <w:start w:val="1"/>
      <w:numFmt w:val="lowerRoman"/>
      <w:lvlText w:val="%9"/>
      <w:lvlJc w:val="left"/>
      <w:pPr>
        <w:ind w:left="6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3252081"/>
    <w:multiLevelType w:val="hybridMultilevel"/>
    <w:tmpl w:val="4814BC36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4407B97"/>
    <w:multiLevelType w:val="hybridMultilevel"/>
    <w:tmpl w:val="2AB01D64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4366C2B"/>
    <w:multiLevelType w:val="multilevel"/>
    <w:tmpl w:val="1A663FF2"/>
    <w:lvl w:ilvl="0">
      <w:start w:val="1"/>
      <w:numFmt w:val="bullet"/>
      <w:pStyle w:val="Listamedpunkter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5476711A"/>
    <w:multiLevelType w:val="hybridMultilevel"/>
    <w:tmpl w:val="931E4B9E"/>
    <w:lvl w:ilvl="0" w:tplc="702E38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DCB9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78E7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1289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D22F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8453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5A12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0815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D473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5487631"/>
    <w:multiLevelType w:val="hybridMultilevel"/>
    <w:tmpl w:val="1B8C4C52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7313FB2"/>
    <w:multiLevelType w:val="singleLevel"/>
    <w:tmpl w:val="041D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E773399"/>
    <w:multiLevelType w:val="hybridMultilevel"/>
    <w:tmpl w:val="C8CCBD32"/>
    <w:lvl w:ilvl="0" w:tplc="8042EDD6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i w:val="0"/>
      </w:rPr>
    </w:lvl>
    <w:lvl w:ilvl="1" w:tplc="041D0019" w:tentative="1">
      <w:start w:val="1"/>
      <w:numFmt w:val="lowerLetter"/>
      <w:lvlText w:val="%2."/>
      <w:lvlJc w:val="left"/>
      <w:pPr>
        <w:ind w:left="1505" w:hanging="360"/>
      </w:pPr>
    </w:lvl>
    <w:lvl w:ilvl="2" w:tplc="041D001B" w:tentative="1">
      <w:start w:val="1"/>
      <w:numFmt w:val="lowerRoman"/>
      <w:lvlText w:val="%3."/>
      <w:lvlJc w:val="right"/>
      <w:pPr>
        <w:ind w:left="2225" w:hanging="180"/>
      </w:pPr>
    </w:lvl>
    <w:lvl w:ilvl="3" w:tplc="041D000F" w:tentative="1">
      <w:start w:val="1"/>
      <w:numFmt w:val="decimal"/>
      <w:lvlText w:val="%4."/>
      <w:lvlJc w:val="left"/>
      <w:pPr>
        <w:ind w:left="2945" w:hanging="360"/>
      </w:pPr>
    </w:lvl>
    <w:lvl w:ilvl="4" w:tplc="041D0019" w:tentative="1">
      <w:start w:val="1"/>
      <w:numFmt w:val="lowerLetter"/>
      <w:lvlText w:val="%5."/>
      <w:lvlJc w:val="left"/>
      <w:pPr>
        <w:ind w:left="3665" w:hanging="360"/>
      </w:pPr>
    </w:lvl>
    <w:lvl w:ilvl="5" w:tplc="041D001B" w:tentative="1">
      <w:start w:val="1"/>
      <w:numFmt w:val="lowerRoman"/>
      <w:lvlText w:val="%6."/>
      <w:lvlJc w:val="right"/>
      <w:pPr>
        <w:ind w:left="4385" w:hanging="180"/>
      </w:pPr>
    </w:lvl>
    <w:lvl w:ilvl="6" w:tplc="041D000F" w:tentative="1">
      <w:start w:val="1"/>
      <w:numFmt w:val="decimal"/>
      <w:lvlText w:val="%7."/>
      <w:lvlJc w:val="left"/>
      <w:pPr>
        <w:ind w:left="5105" w:hanging="360"/>
      </w:pPr>
    </w:lvl>
    <w:lvl w:ilvl="7" w:tplc="041D0019" w:tentative="1">
      <w:start w:val="1"/>
      <w:numFmt w:val="lowerLetter"/>
      <w:lvlText w:val="%8."/>
      <w:lvlJc w:val="left"/>
      <w:pPr>
        <w:ind w:left="5825" w:hanging="360"/>
      </w:pPr>
    </w:lvl>
    <w:lvl w:ilvl="8" w:tplc="041D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60323803"/>
    <w:multiLevelType w:val="multilevel"/>
    <w:tmpl w:val="E612FDC6"/>
    <w:lvl w:ilvl="0">
      <w:start w:val="1"/>
      <w:numFmt w:val="upperLetter"/>
      <w:pStyle w:val="Appendix1"/>
      <w:lvlText w:val="Appendix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31B589C"/>
    <w:multiLevelType w:val="hybridMultilevel"/>
    <w:tmpl w:val="392CADA4"/>
    <w:lvl w:ilvl="0" w:tplc="C0A624D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BCF2502"/>
    <w:multiLevelType w:val="multilevel"/>
    <w:tmpl w:val="1A7C755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27" w15:restartNumberingAfterBreak="0">
    <w:nsid w:val="6CC216D4"/>
    <w:multiLevelType w:val="hybridMultilevel"/>
    <w:tmpl w:val="06400158"/>
    <w:lvl w:ilvl="0" w:tplc="0CC090C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D62CC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BC208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68F2E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44C5D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C47F4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EE3F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B42D6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6218A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0F65756"/>
    <w:multiLevelType w:val="multilevel"/>
    <w:tmpl w:val="913E79C4"/>
    <w:lvl w:ilvl="0">
      <w:start w:val="1"/>
      <w:numFmt w:val="decimal"/>
      <w:pStyle w:val="Listamednummer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  <w:sz w:val="20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  <w:sz w:val="20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  <w:sz w:val="20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color w:val="auto"/>
        <w:sz w:val="20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color w:val="auto"/>
        <w:sz w:val="20"/>
      </w:rPr>
    </w:lvl>
  </w:abstractNum>
  <w:abstractNum w:abstractNumId="29" w15:restartNumberingAfterBreak="0">
    <w:nsid w:val="753F5174"/>
    <w:multiLevelType w:val="hybridMultilevel"/>
    <w:tmpl w:val="1C6E2D6E"/>
    <w:lvl w:ilvl="0" w:tplc="041D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76A31872"/>
    <w:multiLevelType w:val="hybridMultilevel"/>
    <w:tmpl w:val="183E4BA2"/>
    <w:lvl w:ilvl="0" w:tplc="F952426E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B011F6">
      <w:start w:val="1"/>
      <w:numFmt w:val="lowerLetter"/>
      <w:lvlText w:val="%2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0E8DFE">
      <w:start w:val="1"/>
      <w:numFmt w:val="lowerRoman"/>
      <w:lvlText w:val="%3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1E8B02">
      <w:start w:val="1"/>
      <w:numFmt w:val="decimal"/>
      <w:lvlText w:val="%4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8A5472">
      <w:start w:val="1"/>
      <w:numFmt w:val="lowerLetter"/>
      <w:lvlText w:val="%5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90C3A4">
      <w:start w:val="1"/>
      <w:numFmt w:val="lowerRoman"/>
      <w:lvlText w:val="%6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1A1038">
      <w:start w:val="1"/>
      <w:numFmt w:val="decimal"/>
      <w:lvlText w:val="%7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267E96">
      <w:start w:val="1"/>
      <w:numFmt w:val="lowerLetter"/>
      <w:lvlText w:val="%8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1CEC4E">
      <w:start w:val="1"/>
      <w:numFmt w:val="lowerRoman"/>
      <w:lvlText w:val="%9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A34625E"/>
    <w:multiLevelType w:val="hybridMultilevel"/>
    <w:tmpl w:val="D6A031FA"/>
    <w:lvl w:ilvl="0" w:tplc="2ED87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F0876"/>
    <w:multiLevelType w:val="multilevel"/>
    <w:tmpl w:val="1A7C755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5" w:hanging="1800"/>
      </w:pPr>
      <w:rPr>
        <w:rFonts w:hint="default"/>
      </w:rPr>
    </w:lvl>
  </w:abstractNum>
  <w:abstractNum w:abstractNumId="33" w15:restartNumberingAfterBreak="0">
    <w:nsid w:val="7F9963E2"/>
    <w:multiLevelType w:val="multilevel"/>
    <w:tmpl w:val="93084710"/>
    <w:lvl w:ilvl="0">
      <w:start w:val="1"/>
      <w:numFmt w:val="decimal"/>
      <w:pStyle w:val="Rubrik1"/>
      <w:suff w:val="space"/>
      <w:lvlText w:val="%1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Rubrik2"/>
      <w:suff w:val="space"/>
      <w:lvlText w:val="%1.%2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Rubrik3"/>
      <w:suff w:val="space"/>
      <w:lvlText w:val="%1.%2.%3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Rubrik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Rubrik5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pStyle w:val="Rubrik6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pStyle w:val="Rubrik7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pStyle w:val="Rubrik8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pStyle w:val="Rubrik9"/>
      <w:suff w:val="space"/>
      <w:lvlText w:val="%1.%2.%3.%4.%5.%6.%7.%8.%9."/>
      <w:lvlJc w:val="left"/>
      <w:pPr>
        <w:ind w:left="0" w:firstLine="0"/>
      </w:pPr>
    </w:lvl>
  </w:abstractNum>
  <w:num w:numId="1">
    <w:abstractNumId w:val="33"/>
  </w:num>
  <w:num w:numId="2">
    <w:abstractNumId w:val="28"/>
  </w:num>
  <w:num w:numId="3">
    <w:abstractNumId w:val="19"/>
  </w:num>
  <w:num w:numId="4">
    <w:abstractNumId w:val="0"/>
  </w:num>
  <w:num w:numId="5">
    <w:abstractNumId w:val="24"/>
  </w:num>
  <w:num w:numId="6">
    <w:abstractNumId w:val="15"/>
  </w:num>
  <w:num w:numId="7">
    <w:abstractNumId w:val="7"/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7"/>
  </w:num>
  <w:num w:numId="11">
    <w:abstractNumId w:val="20"/>
  </w:num>
  <w:num w:numId="12">
    <w:abstractNumId w:val="3"/>
  </w:num>
  <w:num w:numId="13">
    <w:abstractNumId w:val="16"/>
  </w:num>
  <w:num w:numId="14">
    <w:abstractNumId w:val="30"/>
  </w:num>
  <w:num w:numId="15">
    <w:abstractNumId w:val="2"/>
  </w:num>
  <w:num w:numId="16">
    <w:abstractNumId w:val="14"/>
  </w:num>
  <w:num w:numId="17">
    <w:abstractNumId w:val="10"/>
  </w:num>
  <w:num w:numId="18">
    <w:abstractNumId w:val="13"/>
  </w:num>
  <w:num w:numId="19">
    <w:abstractNumId w:val="32"/>
  </w:num>
  <w:num w:numId="20">
    <w:abstractNumId w:val="26"/>
  </w:num>
  <w:num w:numId="21">
    <w:abstractNumId w:val="17"/>
  </w:num>
  <w:num w:numId="22">
    <w:abstractNumId w:val="8"/>
  </w:num>
  <w:num w:numId="23">
    <w:abstractNumId w:val="18"/>
  </w:num>
  <w:num w:numId="24">
    <w:abstractNumId w:val="29"/>
  </w:num>
  <w:num w:numId="25">
    <w:abstractNumId w:val="22"/>
  </w:num>
  <w:num w:numId="26">
    <w:abstractNumId w:val="31"/>
  </w:num>
  <w:num w:numId="27">
    <w:abstractNumId w:val="4"/>
  </w:num>
  <w:num w:numId="28">
    <w:abstractNumId w:val="11"/>
  </w:num>
  <w:num w:numId="29">
    <w:abstractNumId w:val="23"/>
  </w:num>
  <w:num w:numId="30">
    <w:abstractNumId w:val="21"/>
  </w:num>
  <w:num w:numId="31">
    <w:abstractNumId w:val="25"/>
  </w:num>
  <w:num w:numId="32">
    <w:abstractNumId w:val="9"/>
  </w:num>
  <w:num w:numId="33">
    <w:abstractNumId w:val="1"/>
  </w:num>
  <w:num w:numId="34">
    <w:abstractNumId w:val="6"/>
  </w:num>
  <w:num w:numId="35">
    <w:abstractNumId w:val="12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inar Heiberg">
    <w15:presenceInfo w15:providerId="None" w15:userId="Einar Heiberg"/>
  </w15:person>
  <w15:person w15:author="Jesper Fogestam Hessius">
    <w15:presenceInfo w15:providerId="AD" w15:userId="S::jesper.hessius@regionvastmanland.se::aa92bafe-c0cf-47bc-bd40-e000b4640e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1304"/>
  <w:hyphenationZone w:val="425"/>
  <w:drawingGridHorizontalSpacing w:val="100"/>
  <w:drawingGridVerticalSpacing w:val="181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8E"/>
    <w:rsid w:val="0000202B"/>
    <w:rsid w:val="00011353"/>
    <w:rsid w:val="00012689"/>
    <w:rsid w:val="00014EEF"/>
    <w:rsid w:val="00017284"/>
    <w:rsid w:val="0002164A"/>
    <w:rsid w:val="00024A01"/>
    <w:rsid w:val="00030AE5"/>
    <w:rsid w:val="00033E43"/>
    <w:rsid w:val="00034660"/>
    <w:rsid w:val="000360B8"/>
    <w:rsid w:val="00037359"/>
    <w:rsid w:val="0004066E"/>
    <w:rsid w:val="0004499C"/>
    <w:rsid w:val="000451DB"/>
    <w:rsid w:val="0004640E"/>
    <w:rsid w:val="000468DA"/>
    <w:rsid w:val="000541D6"/>
    <w:rsid w:val="00054786"/>
    <w:rsid w:val="0005488C"/>
    <w:rsid w:val="00054FC4"/>
    <w:rsid w:val="00055FD4"/>
    <w:rsid w:val="00060476"/>
    <w:rsid w:val="00060CC6"/>
    <w:rsid w:val="000661AB"/>
    <w:rsid w:val="00072EF5"/>
    <w:rsid w:val="00074E34"/>
    <w:rsid w:val="00080D0F"/>
    <w:rsid w:val="00090815"/>
    <w:rsid w:val="00091F9F"/>
    <w:rsid w:val="0009204E"/>
    <w:rsid w:val="000944D8"/>
    <w:rsid w:val="00096BCC"/>
    <w:rsid w:val="00097263"/>
    <w:rsid w:val="000A14EA"/>
    <w:rsid w:val="000A305F"/>
    <w:rsid w:val="000A4CD0"/>
    <w:rsid w:val="000A72B9"/>
    <w:rsid w:val="000A76D7"/>
    <w:rsid w:val="000B01B1"/>
    <w:rsid w:val="000B19F8"/>
    <w:rsid w:val="000B3F8B"/>
    <w:rsid w:val="000B4BD1"/>
    <w:rsid w:val="000B6DD5"/>
    <w:rsid w:val="000C1DB2"/>
    <w:rsid w:val="000C497E"/>
    <w:rsid w:val="000C5B1C"/>
    <w:rsid w:val="000D0A3F"/>
    <w:rsid w:val="000E0CF2"/>
    <w:rsid w:val="000E5D50"/>
    <w:rsid w:val="000E6E29"/>
    <w:rsid w:val="000E764B"/>
    <w:rsid w:val="000E7B5D"/>
    <w:rsid w:val="000F1A05"/>
    <w:rsid w:val="000F3C91"/>
    <w:rsid w:val="000F4BE3"/>
    <w:rsid w:val="00100ABF"/>
    <w:rsid w:val="00102A4C"/>
    <w:rsid w:val="001034B1"/>
    <w:rsid w:val="001059C1"/>
    <w:rsid w:val="00106346"/>
    <w:rsid w:val="00110ED0"/>
    <w:rsid w:val="00112F83"/>
    <w:rsid w:val="00115CDA"/>
    <w:rsid w:val="001206A4"/>
    <w:rsid w:val="00120D21"/>
    <w:rsid w:val="0012111E"/>
    <w:rsid w:val="0012309B"/>
    <w:rsid w:val="00123697"/>
    <w:rsid w:val="00130CE4"/>
    <w:rsid w:val="00131819"/>
    <w:rsid w:val="00136FE9"/>
    <w:rsid w:val="00146480"/>
    <w:rsid w:val="00156B93"/>
    <w:rsid w:val="00161839"/>
    <w:rsid w:val="001633DA"/>
    <w:rsid w:val="00163CA3"/>
    <w:rsid w:val="00163CEB"/>
    <w:rsid w:val="0016745C"/>
    <w:rsid w:val="0016791F"/>
    <w:rsid w:val="00171E7A"/>
    <w:rsid w:val="00173102"/>
    <w:rsid w:val="00177171"/>
    <w:rsid w:val="00177384"/>
    <w:rsid w:val="001815FD"/>
    <w:rsid w:val="001820AA"/>
    <w:rsid w:val="0018276A"/>
    <w:rsid w:val="00182786"/>
    <w:rsid w:val="00185A39"/>
    <w:rsid w:val="0019014D"/>
    <w:rsid w:val="00190A8E"/>
    <w:rsid w:val="00190E1B"/>
    <w:rsid w:val="001920C9"/>
    <w:rsid w:val="001B07C2"/>
    <w:rsid w:val="001B15CE"/>
    <w:rsid w:val="001B3035"/>
    <w:rsid w:val="001B5CB9"/>
    <w:rsid w:val="001C0B70"/>
    <w:rsid w:val="001C5F2F"/>
    <w:rsid w:val="001C7E64"/>
    <w:rsid w:val="001D0271"/>
    <w:rsid w:val="001D0490"/>
    <w:rsid w:val="001D7672"/>
    <w:rsid w:val="001E5279"/>
    <w:rsid w:val="001F1D80"/>
    <w:rsid w:val="001F3206"/>
    <w:rsid w:val="001F5217"/>
    <w:rsid w:val="001F5C1C"/>
    <w:rsid w:val="001F5F24"/>
    <w:rsid w:val="00201BCD"/>
    <w:rsid w:val="0020343D"/>
    <w:rsid w:val="00203C89"/>
    <w:rsid w:val="00204FE2"/>
    <w:rsid w:val="00210B60"/>
    <w:rsid w:val="0023289C"/>
    <w:rsid w:val="0023775F"/>
    <w:rsid w:val="002426B0"/>
    <w:rsid w:val="00246DBB"/>
    <w:rsid w:val="00246EE6"/>
    <w:rsid w:val="00247AD5"/>
    <w:rsid w:val="002509D1"/>
    <w:rsid w:val="0025334F"/>
    <w:rsid w:val="00255136"/>
    <w:rsid w:val="00255D71"/>
    <w:rsid w:val="00262B94"/>
    <w:rsid w:val="002712CF"/>
    <w:rsid w:val="00272887"/>
    <w:rsid w:val="002734C0"/>
    <w:rsid w:val="0027583C"/>
    <w:rsid w:val="002761EA"/>
    <w:rsid w:val="00276AD1"/>
    <w:rsid w:val="00280F9E"/>
    <w:rsid w:val="00283571"/>
    <w:rsid w:val="00284AEE"/>
    <w:rsid w:val="00285902"/>
    <w:rsid w:val="00294521"/>
    <w:rsid w:val="002949CD"/>
    <w:rsid w:val="0029609F"/>
    <w:rsid w:val="002A1720"/>
    <w:rsid w:val="002A2C66"/>
    <w:rsid w:val="002A79B2"/>
    <w:rsid w:val="002B0270"/>
    <w:rsid w:val="002B0B6E"/>
    <w:rsid w:val="002B22D3"/>
    <w:rsid w:val="002B43B6"/>
    <w:rsid w:val="002B4FD4"/>
    <w:rsid w:val="002B55C2"/>
    <w:rsid w:val="002B6213"/>
    <w:rsid w:val="002C1B3E"/>
    <w:rsid w:val="002C2431"/>
    <w:rsid w:val="002C2B94"/>
    <w:rsid w:val="002C31DE"/>
    <w:rsid w:val="002C4D40"/>
    <w:rsid w:val="002C7E06"/>
    <w:rsid w:val="002D1BA4"/>
    <w:rsid w:val="002D2A0C"/>
    <w:rsid w:val="002D4FC5"/>
    <w:rsid w:val="002D7F4C"/>
    <w:rsid w:val="002E13FE"/>
    <w:rsid w:val="002E3AD9"/>
    <w:rsid w:val="002E3D57"/>
    <w:rsid w:val="002E4CE4"/>
    <w:rsid w:val="002E5B24"/>
    <w:rsid w:val="002E7331"/>
    <w:rsid w:val="002E7BD7"/>
    <w:rsid w:val="002F2978"/>
    <w:rsid w:val="002F6335"/>
    <w:rsid w:val="002F6881"/>
    <w:rsid w:val="002F7F4D"/>
    <w:rsid w:val="0030349D"/>
    <w:rsid w:val="003040DC"/>
    <w:rsid w:val="00307746"/>
    <w:rsid w:val="003129FD"/>
    <w:rsid w:val="00314041"/>
    <w:rsid w:val="003149A6"/>
    <w:rsid w:val="00317895"/>
    <w:rsid w:val="00322CCA"/>
    <w:rsid w:val="00322F35"/>
    <w:rsid w:val="0032375C"/>
    <w:rsid w:val="0032561B"/>
    <w:rsid w:val="0033135B"/>
    <w:rsid w:val="00333182"/>
    <w:rsid w:val="0033432A"/>
    <w:rsid w:val="00337D4B"/>
    <w:rsid w:val="00341112"/>
    <w:rsid w:val="003429C7"/>
    <w:rsid w:val="00344127"/>
    <w:rsid w:val="00344E2B"/>
    <w:rsid w:val="00345128"/>
    <w:rsid w:val="003453B6"/>
    <w:rsid w:val="003472EB"/>
    <w:rsid w:val="00347C07"/>
    <w:rsid w:val="00347DCB"/>
    <w:rsid w:val="00353EDF"/>
    <w:rsid w:val="00353F79"/>
    <w:rsid w:val="00355A7B"/>
    <w:rsid w:val="00357DC6"/>
    <w:rsid w:val="00363170"/>
    <w:rsid w:val="00364886"/>
    <w:rsid w:val="00364F17"/>
    <w:rsid w:val="003677AD"/>
    <w:rsid w:val="003704F6"/>
    <w:rsid w:val="00372118"/>
    <w:rsid w:val="00376BAB"/>
    <w:rsid w:val="003774A3"/>
    <w:rsid w:val="003831CC"/>
    <w:rsid w:val="00386690"/>
    <w:rsid w:val="00386723"/>
    <w:rsid w:val="00386E61"/>
    <w:rsid w:val="003902B4"/>
    <w:rsid w:val="003911C3"/>
    <w:rsid w:val="003913FA"/>
    <w:rsid w:val="003959CC"/>
    <w:rsid w:val="003A618C"/>
    <w:rsid w:val="003A6288"/>
    <w:rsid w:val="003A6AF5"/>
    <w:rsid w:val="003B1138"/>
    <w:rsid w:val="003B18D3"/>
    <w:rsid w:val="003B299F"/>
    <w:rsid w:val="003B2AD8"/>
    <w:rsid w:val="003B459B"/>
    <w:rsid w:val="003B4D51"/>
    <w:rsid w:val="003B6F1F"/>
    <w:rsid w:val="003C00BE"/>
    <w:rsid w:val="003C166A"/>
    <w:rsid w:val="003C47E3"/>
    <w:rsid w:val="003C5CA5"/>
    <w:rsid w:val="003D0187"/>
    <w:rsid w:val="003D4523"/>
    <w:rsid w:val="003D7E4E"/>
    <w:rsid w:val="003E1312"/>
    <w:rsid w:val="003E484A"/>
    <w:rsid w:val="003E5C84"/>
    <w:rsid w:val="003E608D"/>
    <w:rsid w:val="003E651E"/>
    <w:rsid w:val="003E664D"/>
    <w:rsid w:val="003F1DAF"/>
    <w:rsid w:val="003F1F6B"/>
    <w:rsid w:val="003F5410"/>
    <w:rsid w:val="003F5CA7"/>
    <w:rsid w:val="003F6AB8"/>
    <w:rsid w:val="00406DC2"/>
    <w:rsid w:val="00411672"/>
    <w:rsid w:val="00416891"/>
    <w:rsid w:val="004169B2"/>
    <w:rsid w:val="004202D0"/>
    <w:rsid w:val="004209F2"/>
    <w:rsid w:val="00423075"/>
    <w:rsid w:val="004248BC"/>
    <w:rsid w:val="0043052A"/>
    <w:rsid w:val="00430900"/>
    <w:rsid w:val="00433440"/>
    <w:rsid w:val="004336F3"/>
    <w:rsid w:val="00441FF1"/>
    <w:rsid w:val="004427D7"/>
    <w:rsid w:val="004455D2"/>
    <w:rsid w:val="00451D55"/>
    <w:rsid w:val="00452701"/>
    <w:rsid w:val="004608AA"/>
    <w:rsid w:val="00461B69"/>
    <w:rsid w:val="00461D14"/>
    <w:rsid w:val="00465703"/>
    <w:rsid w:val="004668DB"/>
    <w:rsid w:val="00470D0B"/>
    <w:rsid w:val="004763F1"/>
    <w:rsid w:val="00477DBE"/>
    <w:rsid w:val="0048009E"/>
    <w:rsid w:val="00484576"/>
    <w:rsid w:val="0048619C"/>
    <w:rsid w:val="00486AB5"/>
    <w:rsid w:val="00486ED7"/>
    <w:rsid w:val="00487CBB"/>
    <w:rsid w:val="004902E4"/>
    <w:rsid w:val="00491B09"/>
    <w:rsid w:val="004933B1"/>
    <w:rsid w:val="00496051"/>
    <w:rsid w:val="0049639A"/>
    <w:rsid w:val="00497C82"/>
    <w:rsid w:val="004A02F7"/>
    <w:rsid w:val="004A0C63"/>
    <w:rsid w:val="004A2821"/>
    <w:rsid w:val="004C1C0A"/>
    <w:rsid w:val="004C44FE"/>
    <w:rsid w:val="004D108D"/>
    <w:rsid w:val="004D1C95"/>
    <w:rsid w:val="004D1DE5"/>
    <w:rsid w:val="004D3EA4"/>
    <w:rsid w:val="004D554D"/>
    <w:rsid w:val="004D7271"/>
    <w:rsid w:val="004E099E"/>
    <w:rsid w:val="004E0EE3"/>
    <w:rsid w:val="004E200F"/>
    <w:rsid w:val="004E3561"/>
    <w:rsid w:val="004E38EE"/>
    <w:rsid w:val="004E45E3"/>
    <w:rsid w:val="004E64CC"/>
    <w:rsid w:val="004E6CF3"/>
    <w:rsid w:val="004F0424"/>
    <w:rsid w:val="004F63B5"/>
    <w:rsid w:val="00506F9D"/>
    <w:rsid w:val="00510CEE"/>
    <w:rsid w:val="00515291"/>
    <w:rsid w:val="00516D18"/>
    <w:rsid w:val="005175EC"/>
    <w:rsid w:val="00521060"/>
    <w:rsid w:val="005220BB"/>
    <w:rsid w:val="00522EBF"/>
    <w:rsid w:val="00527425"/>
    <w:rsid w:val="00534180"/>
    <w:rsid w:val="00536CA8"/>
    <w:rsid w:val="0054751B"/>
    <w:rsid w:val="00547910"/>
    <w:rsid w:val="0054795A"/>
    <w:rsid w:val="005501FC"/>
    <w:rsid w:val="00551170"/>
    <w:rsid w:val="005542BA"/>
    <w:rsid w:val="005548CC"/>
    <w:rsid w:val="00555DBC"/>
    <w:rsid w:val="00555F42"/>
    <w:rsid w:val="0056115C"/>
    <w:rsid w:val="0056296E"/>
    <w:rsid w:val="00563BB2"/>
    <w:rsid w:val="00565699"/>
    <w:rsid w:val="00565B07"/>
    <w:rsid w:val="00570E1F"/>
    <w:rsid w:val="00581EBF"/>
    <w:rsid w:val="00594C5B"/>
    <w:rsid w:val="005A0C05"/>
    <w:rsid w:val="005A4114"/>
    <w:rsid w:val="005A64F7"/>
    <w:rsid w:val="005A7BFC"/>
    <w:rsid w:val="005B0452"/>
    <w:rsid w:val="005B1B14"/>
    <w:rsid w:val="005B3235"/>
    <w:rsid w:val="005D1662"/>
    <w:rsid w:val="005D4B9E"/>
    <w:rsid w:val="005D65E2"/>
    <w:rsid w:val="005E5AAE"/>
    <w:rsid w:val="005E6580"/>
    <w:rsid w:val="005F2304"/>
    <w:rsid w:val="005F2DBC"/>
    <w:rsid w:val="005F2EF8"/>
    <w:rsid w:val="005F38BC"/>
    <w:rsid w:val="005F3C2D"/>
    <w:rsid w:val="00600732"/>
    <w:rsid w:val="00607164"/>
    <w:rsid w:val="00620409"/>
    <w:rsid w:val="00624768"/>
    <w:rsid w:val="0062686A"/>
    <w:rsid w:val="006274C8"/>
    <w:rsid w:val="006322D4"/>
    <w:rsid w:val="00632AAD"/>
    <w:rsid w:val="00632E38"/>
    <w:rsid w:val="00632F10"/>
    <w:rsid w:val="00635F72"/>
    <w:rsid w:val="00640AC5"/>
    <w:rsid w:val="00641CAF"/>
    <w:rsid w:val="0064492F"/>
    <w:rsid w:val="00650795"/>
    <w:rsid w:val="006522B2"/>
    <w:rsid w:val="0065562C"/>
    <w:rsid w:val="00660534"/>
    <w:rsid w:val="00661DD8"/>
    <w:rsid w:val="006815F3"/>
    <w:rsid w:val="00683738"/>
    <w:rsid w:val="00691D2E"/>
    <w:rsid w:val="006921B9"/>
    <w:rsid w:val="00692852"/>
    <w:rsid w:val="00693EDD"/>
    <w:rsid w:val="00697BD6"/>
    <w:rsid w:val="006A1EF0"/>
    <w:rsid w:val="006A1FBE"/>
    <w:rsid w:val="006A5DA7"/>
    <w:rsid w:val="006B06BF"/>
    <w:rsid w:val="006B262C"/>
    <w:rsid w:val="006B4A1D"/>
    <w:rsid w:val="006B6510"/>
    <w:rsid w:val="006C0D4B"/>
    <w:rsid w:val="006D2D7F"/>
    <w:rsid w:val="006D2ED6"/>
    <w:rsid w:val="006D455E"/>
    <w:rsid w:val="006D561C"/>
    <w:rsid w:val="006E3214"/>
    <w:rsid w:val="006F0EFB"/>
    <w:rsid w:val="006F1750"/>
    <w:rsid w:val="006F2BBA"/>
    <w:rsid w:val="006F53E6"/>
    <w:rsid w:val="006F6E55"/>
    <w:rsid w:val="00700258"/>
    <w:rsid w:val="007123A3"/>
    <w:rsid w:val="00713C77"/>
    <w:rsid w:val="0071579B"/>
    <w:rsid w:val="007157DC"/>
    <w:rsid w:val="0071613B"/>
    <w:rsid w:val="0072383F"/>
    <w:rsid w:val="007266B0"/>
    <w:rsid w:val="007267BC"/>
    <w:rsid w:val="007302E3"/>
    <w:rsid w:val="0073385F"/>
    <w:rsid w:val="00733FB0"/>
    <w:rsid w:val="007342FF"/>
    <w:rsid w:val="00734C6F"/>
    <w:rsid w:val="0073601B"/>
    <w:rsid w:val="00736C29"/>
    <w:rsid w:val="007435A2"/>
    <w:rsid w:val="00744A4A"/>
    <w:rsid w:val="00753B92"/>
    <w:rsid w:val="007560FF"/>
    <w:rsid w:val="00756793"/>
    <w:rsid w:val="00756E8E"/>
    <w:rsid w:val="00762EF3"/>
    <w:rsid w:val="00763FAB"/>
    <w:rsid w:val="00766747"/>
    <w:rsid w:val="0077178B"/>
    <w:rsid w:val="00771A7E"/>
    <w:rsid w:val="0077233D"/>
    <w:rsid w:val="00774BE9"/>
    <w:rsid w:val="00776861"/>
    <w:rsid w:val="00777B9C"/>
    <w:rsid w:val="007806C7"/>
    <w:rsid w:val="0078367F"/>
    <w:rsid w:val="0078758A"/>
    <w:rsid w:val="00790B6D"/>
    <w:rsid w:val="007915FD"/>
    <w:rsid w:val="007A0A18"/>
    <w:rsid w:val="007A0FC3"/>
    <w:rsid w:val="007A5B8E"/>
    <w:rsid w:val="007B3984"/>
    <w:rsid w:val="007B4A4D"/>
    <w:rsid w:val="007B5B05"/>
    <w:rsid w:val="007B67BF"/>
    <w:rsid w:val="007C25FE"/>
    <w:rsid w:val="007C49D1"/>
    <w:rsid w:val="007C51FE"/>
    <w:rsid w:val="007D3E37"/>
    <w:rsid w:val="007D5742"/>
    <w:rsid w:val="007E0BCF"/>
    <w:rsid w:val="007E0C60"/>
    <w:rsid w:val="007E11AA"/>
    <w:rsid w:val="007E2DFB"/>
    <w:rsid w:val="007E505C"/>
    <w:rsid w:val="007F0F63"/>
    <w:rsid w:val="007F3BC7"/>
    <w:rsid w:val="00800E89"/>
    <w:rsid w:val="008034FA"/>
    <w:rsid w:val="008070BE"/>
    <w:rsid w:val="008103F4"/>
    <w:rsid w:val="00811075"/>
    <w:rsid w:val="00812F53"/>
    <w:rsid w:val="00815385"/>
    <w:rsid w:val="00827289"/>
    <w:rsid w:val="00832FE9"/>
    <w:rsid w:val="00840ABF"/>
    <w:rsid w:val="0084107B"/>
    <w:rsid w:val="00843800"/>
    <w:rsid w:val="008443F1"/>
    <w:rsid w:val="0084733B"/>
    <w:rsid w:val="00856F14"/>
    <w:rsid w:val="008613E1"/>
    <w:rsid w:val="00864EB4"/>
    <w:rsid w:val="00865596"/>
    <w:rsid w:val="00867363"/>
    <w:rsid w:val="008803E6"/>
    <w:rsid w:val="008832F0"/>
    <w:rsid w:val="00885606"/>
    <w:rsid w:val="00890007"/>
    <w:rsid w:val="0089182F"/>
    <w:rsid w:val="00893023"/>
    <w:rsid w:val="00895050"/>
    <w:rsid w:val="00895472"/>
    <w:rsid w:val="008A2408"/>
    <w:rsid w:val="008A35B3"/>
    <w:rsid w:val="008A5173"/>
    <w:rsid w:val="008A67AB"/>
    <w:rsid w:val="008A6CF2"/>
    <w:rsid w:val="008B310C"/>
    <w:rsid w:val="008B5B89"/>
    <w:rsid w:val="008C09F6"/>
    <w:rsid w:val="008D3DBF"/>
    <w:rsid w:val="008D4C81"/>
    <w:rsid w:val="008E19EA"/>
    <w:rsid w:val="008E31BE"/>
    <w:rsid w:val="008E44D8"/>
    <w:rsid w:val="008E5741"/>
    <w:rsid w:val="008F70C2"/>
    <w:rsid w:val="00900743"/>
    <w:rsid w:val="00901337"/>
    <w:rsid w:val="0090139F"/>
    <w:rsid w:val="00905954"/>
    <w:rsid w:val="009059C3"/>
    <w:rsid w:val="00910335"/>
    <w:rsid w:val="00911590"/>
    <w:rsid w:val="00913AF1"/>
    <w:rsid w:val="00921338"/>
    <w:rsid w:val="00924A3D"/>
    <w:rsid w:val="00927F94"/>
    <w:rsid w:val="00930457"/>
    <w:rsid w:val="009328CC"/>
    <w:rsid w:val="00940389"/>
    <w:rsid w:val="00951435"/>
    <w:rsid w:val="00957BEB"/>
    <w:rsid w:val="00962E6A"/>
    <w:rsid w:val="00972418"/>
    <w:rsid w:val="00972AD3"/>
    <w:rsid w:val="00977067"/>
    <w:rsid w:val="009774E4"/>
    <w:rsid w:val="00981863"/>
    <w:rsid w:val="009847BC"/>
    <w:rsid w:val="00987634"/>
    <w:rsid w:val="009900D4"/>
    <w:rsid w:val="009922EE"/>
    <w:rsid w:val="00992947"/>
    <w:rsid w:val="00994499"/>
    <w:rsid w:val="009949EE"/>
    <w:rsid w:val="00997A42"/>
    <w:rsid w:val="009A1710"/>
    <w:rsid w:val="009A1BBD"/>
    <w:rsid w:val="009A2C52"/>
    <w:rsid w:val="009A5631"/>
    <w:rsid w:val="009B008B"/>
    <w:rsid w:val="009B07B5"/>
    <w:rsid w:val="009B34EF"/>
    <w:rsid w:val="009B48E7"/>
    <w:rsid w:val="009C090B"/>
    <w:rsid w:val="009C0A58"/>
    <w:rsid w:val="009C13B2"/>
    <w:rsid w:val="009C2D13"/>
    <w:rsid w:val="009C5636"/>
    <w:rsid w:val="009C5B2F"/>
    <w:rsid w:val="009C7720"/>
    <w:rsid w:val="009D3616"/>
    <w:rsid w:val="009D4AED"/>
    <w:rsid w:val="009E0C80"/>
    <w:rsid w:val="009E21FD"/>
    <w:rsid w:val="009E34C4"/>
    <w:rsid w:val="009E4354"/>
    <w:rsid w:val="009F14B1"/>
    <w:rsid w:val="009F479F"/>
    <w:rsid w:val="009F7DCE"/>
    <w:rsid w:val="00A00199"/>
    <w:rsid w:val="00A0604B"/>
    <w:rsid w:val="00A15C69"/>
    <w:rsid w:val="00A17BC6"/>
    <w:rsid w:val="00A24033"/>
    <w:rsid w:val="00A2727E"/>
    <w:rsid w:val="00A276F5"/>
    <w:rsid w:val="00A31BBE"/>
    <w:rsid w:val="00A36A02"/>
    <w:rsid w:val="00A4626C"/>
    <w:rsid w:val="00A5067F"/>
    <w:rsid w:val="00A54768"/>
    <w:rsid w:val="00A54942"/>
    <w:rsid w:val="00A54AAB"/>
    <w:rsid w:val="00A558AD"/>
    <w:rsid w:val="00A56A96"/>
    <w:rsid w:val="00A57B97"/>
    <w:rsid w:val="00A65DF5"/>
    <w:rsid w:val="00A66AA7"/>
    <w:rsid w:val="00A71E5C"/>
    <w:rsid w:val="00A72234"/>
    <w:rsid w:val="00A73D13"/>
    <w:rsid w:val="00A7700E"/>
    <w:rsid w:val="00A81AFA"/>
    <w:rsid w:val="00A81D37"/>
    <w:rsid w:val="00A8447C"/>
    <w:rsid w:val="00A9027E"/>
    <w:rsid w:val="00A92FDF"/>
    <w:rsid w:val="00A93D09"/>
    <w:rsid w:val="00A948F5"/>
    <w:rsid w:val="00A94E0A"/>
    <w:rsid w:val="00AA09E9"/>
    <w:rsid w:val="00AA1930"/>
    <w:rsid w:val="00AA1B91"/>
    <w:rsid w:val="00AA2539"/>
    <w:rsid w:val="00AA3E36"/>
    <w:rsid w:val="00AA72B4"/>
    <w:rsid w:val="00AA7389"/>
    <w:rsid w:val="00AB5CBC"/>
    <w:rsid w:val="00AB5E47"/>
    <w:rsid w:val="00AB6998"/>
    <w:rsid w:val="00AC0CB8"/>
    <w:rsid w:val="00AC26E4"/>
    <w:rsid w:val="00AD0488"/>
    <w:rsid w:val="00AD211C"/>
    <w:rsid w:val="00AD6A28"/>
    <w:rsid w:val="00AE6AEE"/>
    <w:rsid w:val="00AF15E3"/>
    <w:rsid w:val="00AF411D"/>
    <w:rsid w:val="00AF4FC9"/>
    <w:rsid w:val="00AF50E1"/>
    <w:rsid w:val="00AF5E72"/>
    <w:rsid w:val="00AF6D0A"/>
    <w:rsid w:val="00B006FB"/>
    <w:rsid w:val="00B00BD6"/>
    <w:rsid w:val="00B024C0"/>
    <w:rsid w:val="00B02622"/>
    <w:rsid w:val="00B0292B"/>
    <w:rsid w:val="00B032D6"/>
    <w:rsid w:val="00B03FE3"/>
    <w:rsid w:val="00B042DF"/>
    <w:rsid w:val="00B057B6"/>
    <w:rsid w:val="00B072FD"/>
    <w:rsid w:val="00B10E82"/>
    <w:rsid w:val="00B223C4"/>
    <w:rsid w:val="00B22781"/>
    <w:rsid w:val="00B22C30"/>
    <w:rsid w:val="00B22CF0"/>
    <w:rsid w:val="00B25D0D"/>
    <w:rsid w:val="00B27840"/>
    <w:rsid w:val="00B34547"/>
    <w:rsid w:val="00B34BC1"/>
    <w:rsid w:val="00B409DA"/>
    <w:rsid w:val="00B40CC6"/>
    <w:rsid w:val="00B438C5"/>
    <w:rsid w:val="00B43BFA"/>
    <w:rsid w:val="00B44DFE"/>
    <w:rsid w:val="00B44F5B"/>
    <w:rsid w:val="00B47178"/>
    <w:rsid w:val="00B477D2"/>
    <w:rsid w:val="00B47DC5"/>
    <w:rsid w:val="00B516B1"/>
    <w:rsid w:val="00B51D43"/>
    <w:rsid w:val="00B525C8"/>
    <w:rsid w:val="00B529A8"/>
    <w:rsid w:val="00B560EE"/>
    <w:rsid w:val="00B60C60"/>
    <w:rsid w:val="00B61A03"/>
    <w:rsid w:val="00B620C5"/>
    <w:rsid w:val="00B63AC3"/>
    <w:rsid w:val="00B649FC"/>
    <w:rsid w:val="00B70429"/>
    <w:rsid w:val="00B72E14"/>
    <w:rsid w:val="00B74337"/>
    <w:rsid w:val="00B772D8"/>
    <w:rsid w:val="00B83444"/>
    <w:rsid w:val="00B8694C"/>
    <w:rsid w:val="00B86ED6"/>
    <w:rsid w:val="00B921CB"/>
    <w:rsid w:val="00B92400"/>
    <w:rsid w:val="00B947B8"/>
    <w:rsid w:val="00B97269"/>
    <w:rsid w:val="00BB1624"/>
    <w:rsid w:val="00BB340B"/>
    <w:rsid w:val="00BC004F"/>
    <w:rsid w:val="00BC02B6"/>
    <w:rsid w:val="00BC0D70"/>
    <w:rsid w:val="00BC3431"/>
    <w:rsid w:val="00BC3667"/>
    <w:rsid w:val="00BD0580"/>
    <w:rsid w:val="00BD33E4"/>
    <w:rsid w:val="00BD72BE"/>
    <w:rsid w:val="00BE0F03"/>
    <w:rsid w:val="00BE20CF"/>
    <w:rsid w:val="00BE2821"/>
    <w:rsid w:val="00BE3ED4"/>
    <w:rsid w:val="00BF0B10"/>
    <w:rsid w:val="00BF0C70"/>
    <w:rsid w:val="00BF2072"/>
    <w:rsid w:val="00BF248F"/>
    <w:rsid w:val="00C010D4"/>
    <w:rsid w:val="00C01724"/>
    <w:rsid w:val="00C06DC5"/>
    <w:rsid w:val="00C22955"/>
    <w:rsid w:val="00C236CD"/>
    <w:rsid w:val="00C252DB"/>
    <w:rsid w:val="00C30205"/>
    <w:rsid w:val="00C30DAB"/>
    <w:rsid w:val="00C40592"/>
    <w:rsid w:val="00C41373"/>
    <w:rsid w:val="00C41E3F"/>
    <w:rsid w:val="00C41FD9"/>
    <w:rsid w:val="00C44CCF"/>
    <w:rsid w:val="00C45B26"/>
    <w:rsid w:val="00C46575"/>
    <w:rsid w:val="00C4666D"/>
    <w:rsid w:val="00C472A6"/>
    <w:rsid w:val="00C514EE"/>
    <w:rsid w:val="00C51F53"/>
    <w:rsid w:val="00C54777"/>
    <w:rsid w:val="00C55095"/>
    <w:rsid w:val="00C55590"/>
    <w:rsid w:val="00C5610B"/>
    <w:rsid w:val="00C604FC"/>
    <w:rsid w:val="00C627D5"/>
    <w:rsid w:val="00C62A94"/>
    <w:rsid w:val="00C65937"/>
    <w:rsid w:val="00C95A7B"/>
    <w:rsid w:val="00CA0BEF"/>
    <w:rsid w:val="00CA0E54"/>
    <w:rsid w:val="00CA1B6D"/>
    <w:rsid w:val="00CA4B11"/>
    <w:rsid w:val="00CA592B"/>
    <w:rsid w:val="00CA61FF"/>
    <w:rsid w:val="00CB0A5B"/>
    <w:rsid w:val="00CB0B96"/>
    <w:rsid w:val="00CB4F05"/>
    <w:rsid w:val="00CB6D4E"/>
    <w:rsid w:val="00CB7EF8"/>
    <w:rsid w:val="00CC1FDE"/>
    <w:rsid w:val="00CC2671"/>
    <w:rsid w:val="00CC28E6"/>
    <w:rsid w:val="00CD152C"/>
    <w:rsid w:val="00CD6A7C"/>
    <w:rsid w:val="00CD7757"/>
    <w:rsid w:val="00CE0BB0"/>
    <w:rsid w:val="00CE28A8"/>
    <w:rsid w:val="00CE39CF"/>
    <w:rsid w:val="00CE40B6"/>
    <w:rsid w:val="00CE4B7C"/>
    <w:rsid w:val="00CE4C73"/>
    <w:rsid w:val="00CE5B0F"/>
    <w:rsid w:val="00CE6B75"/>
    <w:rsid w:val="00CF4C98"/>
    <w:rsid w:val="00D001DF"/>
    <w:rsid w:val="00D01C6D"/>
    <w:rsid w:val="00D03B98"/>
    <w:rsid w:val="00D03FB1"/>
    <w:rsid w:val="00D04534"/>
    <w:rsid w:val="00D06629"/>
    <w:rsid w:val="00D11D6E"/>
    <w:rsid w:val="00D12274"/>
    <w:rsid w:val="00D1242E"/>
    <w:rsid w:val="00D1541F"/>
    <w:rsid w:val="00D17939"/>
    <w:rsid w:val="00D21045"/>
    <w:rsid w:val="00D22196"/>
    <w:rsid w:val="00D24187"/>
    <w:rsid w:val="00D2572B"/>
    <w:rsid w:val="00D321B6"/>
    <w:rsid w:val="00D34F39"/>
    <w:rsid w:val="00D42AEC"/>
    <w:rsid w:val="00D4319C"/>
    <w:rsid w:val="00D45C26"/>
    <w:rsid w:val="00D524C7"/>
    <w:rsid w:val="00D54DF8"/>
    <w:rsid w:val="00D559C6"/>
    <w:rsid w:val="00D62ABD"/>
    <w:rsid w:val="00D65013"/>
    <w:rsid w:val="00D6522E"/>
    <w:rsid w:val="00D65DAD"/>
    <w:rsid w:val="00D66CF1"/>
    <w:rsid w:val="00D777A8"/>
    <w:rsid w:val="00D8191A"/>
    <w:rsid w:val="00D90349"/>
    <w:rsid w:val="00D9115C"/>
    <w:rsid w:val="00D934D7"/>
    <w:rsid w:val="00D93B75"/>
    <w:rsid w:val="00D94AB0"/>
    <w:rsid w:val="00D95999"/>
    <w:rsid w:val="00D95B05"/>
    <w:rsid w:val="00D9689C"/>
    <w:rsid w:val="00DA3980"/>
    <w:rsid w:val="00DA539E"/>
    <w:rsid w:val="00DA579E"/>
    <w:rsid w:val="00DA7951"/>
    <w:rsid w:val="00DB0200"/>
    <w:rsid w:val="00DB5B4E"/>
    <w:rsid w:val="00DC1458"/>
    <w:rsid w:val="00DC2F71"/>
    <w:rsid w:val="00DC35DC"/>
    <w:rsid w:val="00DC5107"/>
    <w:rsid w:val="00DE2468"/>
    <w:rsid w:val="00DE5413"/>
    <w:rsid w:val="00E0268E"/>
    <w:rsid w:val="00E02865"/>
    <w:rsid w:val="00E02DFF"/>
    <w:rsid w:val="00E05AB6"/>
    <w:rsid w:val="00E06DB2"/>
    <w:rsid w:val="00E11A60"/>
    <w:rsid w:val="00E12981"/>
    <w:rsid w:val="00E1443A"/>
    <w:rsid w:val="00E14FF7"/>
    <w:rsid w:val="00E41EB1"/>
    <w:rsid w:val="00E43688"/>
    <w:rsid w:val="00E44048"/>
    <w:rsid w:val="00E44E86"/>
    <w:rsid w:val="00E46205"/>
    <w:rsid w:val="00E46333"/>
    <w:rsid w:val="00E50E0F"/>
    <w:rsid w:val="00E5170E"/>
    <w:rsid w:val="00E53B51"/>
    <w:rsid w:val="00E57004"/>
    <w:rsid w:val="00E619A1"/>
    <w:rsid w:val="00E61A5A"/>
    <w:rsid w:val="00E61C32"/>
    <w:rsid w:val="00E628F7"/>
    <w:rsid w:val="00E62C21"/>
    <w:rsid w:val="00E63147"/>
    <w:rsid w:val="00E67C04"/>
    <w:rsid w:val="00E72D19"/>
    <w:rsid w:val="00E73858"/>
    <w:rsid w:val="00E75A3A"/>
    <w:rsid w:val="00E82BE7"/>
    <w:rsid w:val="00E85191"/>
    <w:rsid w:val="00E8587A"/>
    <w:rsid w:val="00E85DAC"/>
    <w:rsid w:val="00E860A8"/>
    <w:rsid w:val="00E87852"/>
    <w:rsid w:val="00E929C1"/>
    <w:rsid w:val="00E94EC7"/>
    <w:rsid w:val="00EA1010"/>
    <w:rsid w:val="00EA255E"/>
    <w:rsid w:val="00EA49E5"/>
    <w:rsid w:val="00EA6257"/>
    <w:rsid w:val="00EB70AA"/>
    <w:rsid w:val="00EC4DB3"/>
    <w:rsid w:val="00EC5910"/>
    <w:rsid w:val="00EC7A81"/>
    <w:rsid w:val="00ED2B70"/>
    <w:rsid w:val="00ED3714"/>
    <w:rsid w:val="00ED7B35"/>
    <w:rsid w:val="00EF0B6D"/>
    <w:rsid w:val="00EF3B40"/>
    <w:rsid w:val="00EF41E8"/>
    <w:rsid w:val="00EF50C5"/>
    <w:rsid w:val="00EF579D"/>
    <w:rsid w:val="00EF7963"/>
    <w:rsid w:val="00F10565"/>
    <w:rsid w:val="00F136A2"/>
    <w:rsid w:val="00F220B0"/>
    <w:rsid w:val="00F241BB"/>
    <w:rsid w:val="00F26F10"/>
    <w:rsid w:val="00F30638"/>
    <w:rsid w:val="00F32F3A"/>
    <w:rsid w:val="00F33E92"/>
    <w:rsid w:val="00F3615B"/>
    <w:rsid w:val="00F37036"/>
    <w:rsid w:val="00F41842"/>
    <w:rsid w:val="00F44EE6"/>
    <w:rsid w:val="00F4717F"/>
    <w:rsid w:val="00F510C1"/>
    <w:rsid w:val="00F51605"/>
    <w:rsid w:val="00F53568"/>
    <w:rsid w:val="00F54642"/>
    <w:rsid w:val="00F55321"/>
    <w:rsid w:val="00F55D5D"/>
    <w:rsid w:val="00F571DB"/>
    <w:rsid w:val="00F60909"/>
    <w:rsid w:val="00F637A7"/>
    <w:rsid w:val="00F63DB5"/>
    <w:rsid w:val="00F7236C"/>
    <w:rsid w:val="00F74CC9"/>
    <w:rsid w:val="00F76564"/>
    <w:rsid w:val="00F82943"/>
    <w:rsid w:val="00F83009"/>
    <w:rsid w:val="00F83D08"/>
    <w:rsid w:val="00F951B5"/>
    <w:rsid w:val="00F96FEF"/>
    <w:rsid w:val="00FA0C48"/>
    <w:rsid w:val="00FA5753"/>
    <w:rsid w:val="00FA7560"/>
    <w:rsid w:val="00FB3F44"/>
    <w:rsid w:val="00FB3FB9"/>
    <w:rsid w:val="00FC0F93"/>
    <w:rsid w:val="00FC675F"/>
    <w:rsid w:val="00FD193E"/>
    <w:rsid w:val="00FD351F"/>
    <w:rsid w:val="00FE1EB8"/>
    <w:rsid w:val="00FE4A2B"/>
    <w:rsid w:val="00FE615E"/>
    <w:rsid w:val="00FE6C6D"/>
    <w:rsid w:val="00FF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3CEFF8"/>
  <w15:chartTrackingRefBased/>
  <w15:docId w15:val="{44351F5C-386A-4BAD-8713-F0B266E88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11A60"/>
    <w:pPr>
      <w:spacing w:after="120" w:line="312" w:lineRule="auto"/>
      <w:ind w:left="425"/>
    </w:pPr>
    <w:rPr>
      <w:rFonts w:ascii="Arial" w:hAnsi="Arial" w:cs="Arial"/>
      <w:color w:val="333333"/>
    </w:rPr>
  </w:style>
  <w:style w:type="paragraph" w:styleId="Rubrik1">
    <w:name w:val="heading 1"/>
    <w:basedOn w:val="Normal"/>
    <w:next w:val="Normal"/>
    <w:link w:val="Rubrik1Char"/>
    <w:qFormat/>
    <w:rsid w:val="00D65DAD"/>
    <w:pPr>
      <w:keepNext/>
      <w:numPr>
        <w:numId w:val="1"/>
      </w:numPr>
      <w:spacing w:before="120"/>
      <w:ind w:left="425"/>
      <w:outlineLvl w:val="0"/>
    </w:pPr>
    <w:rPr>
      <w:sz w:val="32"/>
    </w:rPr>
  </w:style>
  <w:style w:type="paragraph" w:styleId="Rubrik2">
    <w:name w:val="heading 2"/>
    <w:basedOn w:val="Normal"/>
    <w:next w:val="Normal"/>
    <w:link w:val="Rubrik2Char"/>
    <w:qFormat/>
    <w:rsid w:val="00D65DAD"/>
    <w:pPr>
      <w:keepNext/>
      <w:numPr>
        <w:ilvl w:val="1"/>
        <w:numId w:val="1"/>
      </w:numPr>
      <w:ind w:left="425"/>
      <w:outlineLvl w:val="1"/>
    </w:pPr>
    <w:rPr>
      <w:sz w:val="24"/>
    </w:rPr>
  </w:style>
  <w:style w:type="paragraph" w:styleId="Rubrik3">
    <w:name w:val="heading 3"/>
    <w:basedOn w:val="Normal"/>
    <w:next w:val="Normal"/>
    <w:qFormat/>
    <w:rsid w:val="00D65DAD"/>
    <w:pPr>
      <w:keepNext/>
      <w:numPr>
        <w:ilvl w:val="2"/>
        <w:numId w:val="1"/>
      </w:numPr>
      <w:ind w:left="425"/>
      <w:outlineLvl w:val="2"/>
    </w:pPr>
    <w:rPr>
      <w:sz w:val="24"/>
    </w:rPr>
  </w:style>
  <w:style w:type="paragraph" w:styleId="Rubrik4">
    <w:name w:val="heading 4"/>
    <w:basedOn w:val="Normal"/>
    <w:next w:val="Normal"/>
    <w:qFormat/>
    <w:rsid w:val="00D65DAD"/>
    <w:pPr>
      <w:keepNext/>
      <w:numPr>
        <w:ilvl w:val="3"/>
        <w:numId w:val="1"/>
      </w:numPr>
      <w:ind w:left="425"/>
      <w:outlineLvl w:val="3"/>
    </w:pPr>
    <w:rPr>
      <w:sz w:val="24"/>
    </w:rPr>
  </w:style>
  <w:style w:type="paragraph" w:styleId="Rubrik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</w:style>
  <w:style w:type="paragraph" w:styleId="Rubrik6">
    <w:name w:val="heading 6"/>
    <w:basedOn w:val="Normal"/>
    <w:next w:val="Normal"/>
    <w:qFormat/>
    <w:rsid w:val="00D65DAD"/>
    <w:pPr>
      <w:numPr>
        <w:ilvl w:val="5"/>
        <w:numId w:val="1"/>
      </w:numPr>
      <w:spacing w:before="240" w:after="60"/>
      <w:ind w:left="425"/>
      <w:outlineLvl w:val="5"/>
    </w:pPr>
  </w:style>
  <w:style w:type="paragraph" w:styleId="Rubrik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Rubrik8">
    <w:name w:val="heading 8"/>
    <w:basedOn w:val="Normal"/>
    <w:next w:val="Normal"/>
    <w:qFormat/>
    <w:rsid w:val="00D65DAD"/>
    <w:pPr>
      <w:numPr>
        <w:ilvl w:val="7"/>
        <w:numId w:val="1"/>
      </w:numPr>
      <w:spacing w:before="240" w:after="60"/>
      <w:ind w:left="425"/>
      <w:outlineLvl w:val="7"/>
    </w:pPr>
  </w:style>
  <w:style w:type="paragraph" w:styleId="Rubrik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rsid w:val="003B2AD8"/>
    <w:rPr>
      <w:sz w:val="18"/>
      <w:szCs w:val="18"/>
      <w:lang w:val="en-US"/>
    </w:rPr>
  </w:style>
  <w:style w:type="table" w:customStyle="1" w:styleId="Tabellstilig">
    <w:name w:val="Tabell: stilig"/>
    <w:basedOn w:val="Normaltabell"/>
    <w:rsid w:val="00E85DAC"/>
    <w:tblPr>
      <w:tblStyleRowBandSize w:val="1"/>
      <w:tblBorders>
        <w:bottom w:val="single" w:sz="4" w:space="0" w:color="auto"/>
      </w:tblBorders>
    </w:tblPr>
    <w:trPr>
      <w:cantSplit/>
    </w:trPr>
    <w:tcPr>
      <w:vAlign w:val="center"/>
    </w:tcPr>
    <w:tblStylePr w:type="firstRow">
      <w:rPr>
        <w:b/>
        <w:caps w:val="0"/>
        <w:smallCaps/>
      </w:rPr>
      <w:tblPr/>
      <w:trPr>
        <w:cantSplit/>
        <w:tblHeader/>
      </w:trPr>
      <w:tcPr>
        <w:shd w:val="clear" w:color="auto" w:fill="000000"/>
      </w:tcPr>
    </w:tblStylePr>
    <w:tblStylePr w:type="band2Horz">
      <w:tblPr/>
      <w:tcPr>
        <w:shd w:val="clear" w:color="auto" w:fill="CCCCCC"/>
      </w:tcPr>
    </w:tblStylePr>
  </w:style>
  <w:style w:type="paragraph" w:styleId="Innehll1">
    <w:name w:val="toc 1"/>
    <w:basedOn w:val="Normal"/>
    <w:next w:val="Normal"/>
    <w:autoRedefine/>
    <w:uiPriority w:val="39"/>
    <w:rsid w:val="00ED7B35"/>
    <w:pPr>
      <w:tabs>
        <w:tab w:val="right" w:leader="dot" w:pos="9062"/>
      </w:tabs>
      <w:ind w:left="709" w:hanging="227"/>
    </w:pPr>
    <w:rPr>
      <w:b/>
      <w:caps/>
      <w:noProof/>
    </w:rPr>
  </w:style>
  <w:style w:type="paragraph" w:styleId="Innehll2">
    <w:name w:val="toc 2"/>
    <w:basedOn w:val="Normal"/>
    <w:next w:val="Normal"/>
    <w:autoRedefine/>
    <w:uiPriority w:val="39"/>
    <w:rsid w:val="00ED7B35"/>
    <w:pPr>
      <w:tabs>
        <w:tab w:val="right" w:leader="dot" w:pos="9062"/>
      </w:tabs>
      <w:ind w:left="1134" w:hanging="397"/>
    </w:pPr>
    <w:rPr>
      <w:smallCaps/>
      <w:noProof/>
    </w:rPr>
  </w:style>
  <w:style w:type="paragraph" w:styleId="Innehll3">
    <w:name w:val="toc 3"/>
    <w:basedOn w:val="Normal"/>
    <w:next w:val="Normal"/>
    <w:autoRedefine/>
    <w:uiPriority w:val="39"/>
    <w:rsid w:val="002E7331"/>
    <w:pPr>
      <w:tabs>
        <w:tab w:val="left" w:pos="993"/>
        <w:tab w:val="right" w:leader="dot" w:pos="9062"/>
      </w:tabs>
      <w:ind w:left="1134"/>
    </w:pPr>
    <w:rPr>
      <w:i/>
      <w:noProof/>
    </w:rPr>
  </w:style>
  <w:style w:type="paragraph" w:styleId="Beskrivning">
    <w:name w:val="caption"/>
    <w:aliases w:val="Tabelltext"/>
    <w:next w:val="Normal"/>
    <w:qFormat/>
    <w:rsid w:val="00CE5B0F"/>
    <w:pPr>
      <w:spacing w:before="40"/>
      <w:contextualSpacing/>
    </w:pPr>
    <w:rPr>
      <w:rFonts w:ascii="Arial" w:hAnsi="Arial" w:cs="Arial"/>
    </w:rPr>
  </w:style>
  <w:style w:type="paragraph" w:customStyle="1" w:styleId="TitleAbstractContents">
    <w:name w:val="Title/Abstract/Contents"/>
    <w:basedOn w:val="Normal"/>
    <w:next w:val="Normal"/>
    <w:rPr>
      <w:b/>
      <w:sz w:val="28"/>
    </w:rPr>
  </w:style>
  <w:style w:type="paragraph" w:styleId="Figurfrteckning">
    <w:name w:val="table of figures"/>
    <w:basedOn w:val="Normal"/>
    <w:next w:val="Normal"/>
    <w:semiHidden/>
    <w:pPr>
      <w:ind w:left="400" w:hanging="400"/>
    </w:pPr>
  </w:style>
  <w:style w:type="table" w:customStyle="1" w:styleId="Tabellenkel">
    <w:name w:val="Tabell:enkel"/>
    <w:basedOn w:val="Normaltabell"/>
    <w:rsid w:val="00776861"/>
    <w:tblPr>
      <w:tblStyleRowBandSize w:val="1"/>
      <w:tblStyleColBandSize w:val="1"/>
      <w:tblBorders>
        <w:top w:val="single" w:sz="0" w:space="0" w:color="auto"/>
        <w:left w:val="single" w:sz="0" w:space="0" w:color="auto"/>
        <w:bottom w:val="single" w:sz="0" w:space="0" w:color="auto"/>
        <w:right w:val="single" w:sz="0" w:space="0" w:color="auto"/>
        <w:insideH w:val="single" w:sz="0" w:space="0" w:color="auto"/>
        <w:insideV w:val="single" w:sz="0" w:space="0" w:color="auto"/>
      </w:tblBorders>
    </w:tblPr>
    <w:trPr>
      <w:cantSplit/>
    </w:trPr>
    <w:tcPr>
      <w:vAlign w:val="center"/>
    </w:tcPr>
    <w:tblStylePr w:type="firstRow">
      <w:rPr>
        <w:b/>
        <w:caps w:val="0"/>
        <w:smallCaps/>
      </w:rPr>
      <w:tblPr/>
      <w:trPr>
        <w:cantSplit w:val="0"/>
        <w:tblHeader/>
      </w:trPr>
      <w:tcPr>
        <w:shd w:val="clear" w:color="auto" w:fill="CCCCCC"/>
      </w:tcPr>
    </w:tblStylePr>
  </w:style>
  <w:style w:type="paragraph" w:customStyle="1" w:styleId="Listamedpunkter">
    <w:name w:val="Lista med punkter"/>
    <w:basedOn w:val="Normal"/>
    <w:rsid w:val="00012689"/>
    <w:pPr>
      <w:numPr>
        <w:numId w:val="3"/>
      </w:numPr>
      <w:tabs>
        <w:tab w:val="clear" w:pos="360"/>
      </w:tabs>
      <w:ind w:left="709"/>
    </w:pPr>
  </w:style>
  <w:style w:type="paragraph" w:customStyle="1" w:styleId="Listamednummer">
    <w:name w:val="Lista med nummer"/>
    <w:basedOn w:val="Normal"/>
    <w:rsid w:val="00012689"/>
    <w:pPr>
      <w:numPr>
        <w:numId w:val="2"/>
      </w:numPr>
      <w:tabs>
        <w:tab w:val="clear" w:pos="360"/>
        <w:tab w:val="num" w:pos="851"/>
        <w:tab w:val="left" w:pos="1077"/>
      </w:tabs>
      <w:ind w:left="709"/>
    </w:pPr>
  </w:style>
  <w:style w:type="character" w:styleId="Kommentarsreferens">
    <w:name w:val="annotation reference"/>
    <w:semiHidden/>
    <w:rPr>
      <w:sz w:val="16"/>
      <w:szCs w:val="16"/>
    </w:rPr>
  </w:style>
  <w:style w:type="paragraph" w:styleId="Kommentarer">
    <w:name w:val="annotation text"/>
    <w:basedOn w:val="Normal"/>
    <w:semiHidden/>
  </w:style>
  <w:style w:type="paragraph" w:styleId="Kommentarsmne">
    <w:name w:val="annotation subject"/>
    <w:basedOn w:val="Kommentarer"/>
    <w:next w:val="Kommentarer"/>
    <w:semiHidden/>
    <w:rPr>
      <w:b/>
      <w:bCs/>
    </w:rPr>
  </w:style>
  <w:style w:type="table" w:styleId="Tabellrutnt">
    <w:name w:val="Table Grid"/>
    <w:basedOn w:val="Normaltabell"/>
    <w:rsid w:val="00486E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nk">
    <w:name w:val="Hyperlink"/>
    <w:uiPriority w:val="99"/>
    <w:rsid w:val="00E02DFF"/>
    <w:rPr>
      <w:color w:val="0000FF"/>
      <w:u w:val="single"/>
    </w:rPr>
  </w:style>
  <w:style w:type="paragraph" w:customStyle="1" w:styleId="Sidhuvudliten">
    <w:name w:val="Sidhuvud liten"/>
    <w:basedOn w:val="Sidhuvud"/>
    <w:rsid w:val="00272887"/>
    <w:rPr>
      <w:sz w:val="12"/>
      <w:szCs w:val="12"/>
    </w:rPr>
  </w:style>
  <w:style w:type="paragraph" w:customStyle="1" w:styleId="Sidhuvudtitel">
    <w:name w:val="Sidhuvud titel"/>
    <w:basedOn w:val="TitleAbstractContents"/>
    <w:rsid w:val="007342FF"/>
    <w:rPr>
      <w:bCs/>
      <w:sz w:val="24"/>
    </w:rPr>
  </w:style>
  <w:style w:type="paragraph" w:styleId="Sidfot">
    <w:name w:val="footer"/>
    <w:basedOn w:val="Normal"/>
    <w:rsid w:val="006D561C"/>
    <w:pPr>
      <w:tabs>
        <w:tab w:val="center" w:pos="4536"/>
        <w:tab w:val="right" w:pos="9072"/>
      </w:tabs>
    </w:pPr>
  </w:style>
  <w:style w:type="paragraph" w:styleId="Dokumentversikt">
    <w:name w:val="Document Map"/>
    <w:basedOn w:val="Normal"/>
    <w:semiHidden/>
    <w:rsid w:val="00534180"/>
    <w:pPr>
      <w:shd w:val="clear" w:color="auto" w:fill="000080"/>
    </w:pPr>
    <w:rPr>
      <w:rFonts w:ascii="Tahoma" w:hAnsi="Tahoma" w:cs="Tahoma"/>
    </w:rPr>
  </w:style>
  <w:style w:type="paragraph" w:customStyle="1" w:styleId="Listanon-mandatory">
    <w:name w:val="Lista non-mandatory"/>
    <w:basedOn w:val="Listamedpunkter"/>
    <w:rsid w:val="003129FD"/>
    <w:rPr>
      <w:i/>
    </w:rPr>
  </w:style>
  <w:style w:type="paragraph" w:customStyle="1" w:styleId="Listanon-mandatory0">
    <w:name w:val="Lista # non-mandatory"/>
    <w:basedOn w:val="Listamednummer"/>
    <w:rsid w:val="003129FD"/>
    <w:rPr>
      <w:i/>
    </w:rPr>
  </w:style>
  <w:style w:type="paragraph" w:customStyle="1" w:styleId="Non-mandatory">
    <w:name w:val="Non-mandatory"/>
    <w:basedOn w:val="Normal"/>
    <w:rsid w:val="00C41FD9"/>
    <w:rPr>
      <w:i/>
    </w:rPr>
  </w:style>
  <w:style w:type="paragraph" w:styleId="Ballongtext">
    <w:name w:val="Balloon Text"/>
    <w:basedOn w:val="Normal"/>
    <w:link w:val="BallongtextChar"/>
    <w:rsid w:val="00CC1FDE"/>
    <w:rPr>
      <w:rFonts w:ascii="Tahoma" w:hAnsi="Tahoma"/>
      <w:sz w:val="16"/>
      <w:szCs w:val="16"/>
      <w:lang w:eastAsia="x-none"/>
    </w:rPr>
  </w:style>
  <w:style w:type="character" w:customStyle="1" w:styleId="BallongtextChar">
    <w:name w:val="Ballongtext Char"/>
    <w:link w:val="Ballongtext"/>
    <w:rsid w:val="00CC1FDE"/>
    <w:rPr>
      <w:rFonts w:ascii="Tahoma" w:hAnsi="Tahoma" w:cs="Tahoma"/>
      <w:sz w:val="16"/>
      <w:szCs w:val="16"/>
      <w:lang w:val="en-US"/>
    </w:rPr>
  </w:style>
  <w:style w:type="paragraph" w:styleId="Revision">
    <w:name w:val="Revision"/>
    <w:hidden/>
    <w:uiPriority w:val="99"/>
    <w:semiHidden/>
    <w:rsid w:val="00190A8E"/>
    <w:rPr>
      <w:lang w:val="en-US"/>
    </w:rPr>
  </w:style>
  <w:style w:type="paragraph" w:customStyle="1" w:styleId="Frontpagetitle">
    <w:name w:val="Frontpage title"/>
    <w:basedOn w:val="Normal"/>
    <w:qFormat/>
    <w:rsid w:val="00D65DAD"/>
    <w:pPr>
      <w:spacing w:line="360" w:lineRule="auto"/>
      <w:jc w:val="center"/>
    </w:pPr>
    <w:rPr>
      <w:sz w:val="56"/>
    </w:rPr>
  </w:style>
  <w:style w:type="paragraph" w:customStyle="1" w:styleId="Innehllsfrteckningsrubrik1">
    <w:name w:val="Innehållsförteckningsrubrik1"/>
    <w:basedOn w:val="Rubrik1"/>
    <w:next w:val="Normal"/>
    <w:uiPriority w:val="39"/>
    <w:qFormat/>
    <w:rsid w:val="00AF5E72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paragraph" w:customStyle="1" w:styleId="Normaltext">
    <w:name w:val="Normaltext"/>
    <w:basedOn w:val="Normal"/>
    <w:link w:val="NormaltextChar"/>
    <w:rsid w:val="00EC4DB3"/>
    <w:pPr>
      <w:spacing w:after="240"/>
    </w:pPr>
    <w:rPr>
      <w:sz w:val="24"/>
      <w:szCs w:val="24"/>
    </w:rPr>
  </w:style>
  <w:style w:type="character" w:customStyle="1" w:styleId="NormaltextChar">
    <w:name w:val="Normaltext Char"/>
    <w:link w:val="Normaltext"/>
    <w:rsid w:val="00EC4DB3"/>
    <w:rPr>
      <w:sz w:val="24"/>
      <w:szCs w:val="24"/>
      <w:lang w:val="sv-SE" w:eastAsia="sv-SE" w:bidi="ar-SA"/>
    </w:rPr>
  </w:style>
  <w:style w:type="paragraph" w:styleId="Avsndaradress-brev">
    <w:name w:val="envelope return"/>
    <w:basedOn w:val="Normal"/>
    <w:rsid w:val="002C31DE"/>
  </w:style>
  <w:style w:type="paragraph" w:styleId="Litteraturfrteckning">
    <w:name w:val="Bibliography"/>
    <w:basedOn w:val="Normal"/>
    <w:next w:val="Normal"/>
    <w:uiPriority w:val="37"/>
    <w:unhideWhenUsed/>
    <w:rsid w:val="00C41373"/>
  </w:style>
  <w:style w:type="character" w:customStyle="1" w:styleId="hps">
    <w:name w:val="hps"/>
    <w:rsid w:val="00E46333"/>
  </w:style>
  <w:style w:type="paragraph" w:customStyle="1" w:styleId="Tabellrubrik">
    <w:name w:val="Tabellrubrik"/>
    <w:rsid w:val="00D2572B"/>
    <w:pPr>
      <w:keepNext/>
      <w:keepLines/>
      <w:spacing w:before="20" w:after="20"/>
    </w:pPr>
    <w:rPr>
      <w:rFonts w:ascii="Cambria" w:hAnsi="Cambria"/>
      <w:b/>
      <w:sz w:val="22"/>
      <w:lang w:val="en-US" w:eastAsia="en-US"/>
    </w:rPr>
  </w:style>
  <w:style w:type="character" w:customStyle="1" w:styleId="Rubrik1Char">
    <w:name w:val="Rubrik 1 Char"/>
    <w:link w:val="Rubrik1"/>
    <w:uiPriority w:val="9"/>
    <w:rsid w:val="00D65DAD"/>
    <w:rPr>
      <w:rFonts w:ascii="Arial" w:hAnsi="Arial" w:cs="Arial"/>
      <w:color w:val="333333"/>
      <w:sz w:val="32"/>
    </w:rPr>
  </w:style>
  <w:style w:type="paragraph" w:customStyle="1" w:styleId="Frgadskuggning-dekorfrg11">
    <w:name w:val="Färgad skuggning - dekorfärg 11"/>
    <w:hidden/>
    <w:uiPriority w:val="99"/>
    <w:semiHidden/>
    <w:rsid w:val="00A72234"/>
    <w:rPr>
      <w:lang w:val="en-US"/>
    </w:rPr>
  </w:style>
  <w:style w:type="character" w:customStyle="1" w:styleId="hpsatn">
    <w:name w:val="hps atn"/>
    <w:rsid w:val="00A72234"/>
  </w:style>
  <w:style w:type="character" w:customStyle="1" w:styleId="shorttext">
    <w:name w:val="short_text"/>
    <w:rsid w:val="00A72234"/>
  </w:style>
  <w:style w:type="paragraph" w:customStyle="1" w:styleId="Normal12p">
    <w:name w:val="Normal +12p"/>
    <w:basedOn w:val="Normal"/>
    <w:rsid w:val="00A72234"/>
    <w:rPr>
      <w:b/>
    </w:rPr>
  </w:style>
  <w:style w:type="paragraph" w:styleId="Punktlista">
    <w:name w:val="List Bullet"/>
    <w:basedOn w:val="Normal"/>
    <w:rsid w:val="00A72234"/>
    <w:pPr>
      <w:numPr>
        <w:numId w:val="4"/>
      </w:numPr>
    </w:pPr>
  </w:style>
  <w:style w:type="paragraph" w:styleId="Rubrik">
    <w:name w:val="Title"/>
    <w:basedOn w:val="Normal"/>
    <w:next w:val="Normal"/>
    <w:link w:val="RubrikChar"/>
    <w:qFormat/>
    <w:rsid w:val="00F3615B"/>
    <w:pPr>
      <w:spacing w:before="240" w:after="60"/>
      <w:outlineLvl w:val="0"/>
    </w:pPr>
    <w:rPr>
      <w:b/>
      <w:bCs/>
      <w:kern w:val="28"/>
      <w:sz w:val="32"/>
      <w:szCs w:val="32"/>
    </w:rPr>
  </w:style>
  <w:style w:type="character" w:customStyle="1" w:styleId="RubrikChar">
    <w:name w:val="Rubrik Char"/>
    <w:basedOn w:val="Standardstycketeckensnitt"/>
    <w:link w:val="Rubrik"/>
    <w:rsid w:val="00F3615B"/>
    <w:rPr>
      <w:rFonts w:ascii="Arial" w:hAnsi="Arial" w:cs="Arial"/>
      <w:b/>
      <w:bCs/>
      <w:color w:val="333333"/>
      <w:kern w:val="28"/>
      <w:sz w:val="32"/>
      <w:szCs w:val="32"/>
    </w:rPr>
  </w:style>
  <w:style w:type="character" w:customStyle="1" w:styleId="Rubrik2Char">
    <w:name w:val="Rubrik 2 Char"/>
    <w:link w:val="Rubrik2"/>
    <w:rsid w:val="00D65DAD"/>
    <w:rPr>
      <w:rFonts w:ascii="Arial" w:hAnsi="Arial" w:cs="Arial"/>
      <w:color w:val="333333"/>
      <w:sz w:val="24"/>
    </w:rPr>
  </w:style>
  <w:style w:type="paragraph" w:customStyle="1" w:styleId="DecimalAligned">
    <w:name w:val="Decimal Aligned"/>
    <w:basedOn w:val="Normal"/>
    <w:uiPriority w:val="40"/>
    <w:qFormat/>
    <w:rsid w:val="00A72234"/>
    <w:pPr>
      <w:keepLines/>
      <w:tabs>
        <w:tab w:val="decimal" w:pos="360"/>
      </w:tabs>
      <w:spacing w:after="200" w:line="276" w:lineRule="auto"/>
    </w:pPr>
    <w:rPr>
      <w:rFonts w:ascii="Calibri" w:eastAsia="Calibri" w:hAnsi="Calibri"/>
      <w:sz w:val="22"/>
      <w:szCs w:val="22"/>
    </w:rPr>
  </w:style>
  <w:style w:type="character" w:styleId="Diskretbetoning">
    <w:name w:val="Subtle Emphasis"/>
    <w:uiPriority w:val="19"/>
    <w:qFormat/>
    <w:rsid w:val="00A72234"/>
    <w:rPr>
      <w:i/>
      <w:iCs/>
      <w:color w:val="000000"/>
    </w:rPr>
  </w:style>
  <w:style w:type="character" w:styleId="Stark">
    <w:name w:val="Strong"/>
    <w:qFormat/>
    <w:rsid w:val="00A72234"/>
    <w:rPr>
      <w:b/>
      <w:bCs/>
    </w:rPr>
  </w:style>
  <w:style w:type="paragraph" w:customStyle="1" w:styleId="Appendix1">
    <w:name w:val="Appendix 1"/>
    <w:basedOn w:val="Rubrik1"/>
    <w:link w:val="Appendix1Char"/>
    <w:qFormat/>
    <w:rsid w:val="00A72234"/>
    <w:pPr>
      <w:pageBreakBefore/>
      <w:numPr>
        <w:numId w:val="5"/>
      </w:numPr>
      <w:spacing w:before="240" w:after="60"/>
      <w:ind w:left="357" w:hanging="357"/>
    </w:pPr>
    <w:rPr>
      <w:lang w:eastAsia="x-none"/>
    </w:rPr>
  </w:style>
  <w:style w:type="character" w:customStyle="1" w:styleId="Appendix1Char">
    <w:name w:val="Appendix 1 Char"/>
    <w:link w:val="Appendix1"/>
    <w:rsid w:val="00A72234"/>
    <w:rPr>
      <w:rFonts w:ascii="Arial" w:hAnsi="Arial" w:cs="Arial"/>
      <w:color w:val="333333"/>
      <w:sz w:val="32"/>
      <w:lang w:eastAsia="x-none"/>
    </w:rPr>
  </w:style>
  <w:style w:type="paragraph" w:styleId="Fotnotstext">
    <w:name w:val="footnote text"/>
    <w:basedOn w:val="Normal"/>
    <w:link w:val="FotnotstextChar"/>
    <w:rsid w:val="00A72234"/>
  </w:style>
  <w:style w:type="character" w:customStyle="1" w:styleId="FotnotstextChar">
    <w:name w:val="Fotnotstext Char"/>
    <w:basedOn w:val="Standardstycketeckensnitt"/>
    <w:link w:val="Fotnotstext"/>
    <w:rsid w:val="00A72234"/>
    <w:rPr>
      <w:rFonts w:ascii="Arial" w:hAnsi="Arial" w:cs="Arial"/>
    </w:rPr>
  </w:style>
  <w:style w:type="character" w:styleId="Fotnotsreferens">
    <w:name w:val="footnote reference"/>
    <w:rsid w:val="00A72234"/>
    <w:rPr>
      <w:vertAlign w:val="superscript"/>
    </w:rPr>
  </w:style>
  <w:style w:type="paragraph" w:styleId="Liststycke">
    <w:name w:val="List Paragraph"/>
    <w:basedOn w:val="Normal"/>
    <w:uiPriority w:val="34"/>
    <w:qFormat/>
    <w:rsid w:val="00A72234"/>
    <w:pPr>
      <w:ind w:left="720"/>
      <w:contextualSpacing/>
    </w:pPr>
  </w:style>
  <w:style w:type="paragraph" w:styleId="Ingetavstnd">
    <w:name w:val="No Spacing"/>
    <w:link w:val="IngetavstndChar"/>
    <w:uiPriority w:val="1"/>
    <w:qFormat/>
    <w:rsid w:val="00012689"/>
    <w:rPr>
      <w:rFonts w:ascii="Arial" w:eastAsiaTheme="minorEastAsia" w:hAnsi="Arial" w:cstheme="minorBidi"/>
      <w:sz w:val="24"/>
      <w:szCs w:val="22"/>
    </w:rPr>
  </w:style>
  <w:style w:type="character" w:customStyle="1" w:styleId="IngetavstndChar">
    <w:name w:val="Inget avstånd Char"/>
    <w:basedOn w:val="Standardstycketeckensnitt"/>
    <w:link w:val="Ingetavstnd"/>
    <w:uiPriority w:val="1"/>
    <w:rsid w:val="00012689"/>
    <w:rPr>
      <w:rFonts w:ascii="Arial" w:eastAsiaTheme="minorEastAsia" w:hAnsi="Arial" w:cstheme="minorBidi"/>
      <w:sz w:val="24"/>
      <w:szCs w:val="22"/>
    </w:rPr>
  </w:style>
  <w:style w:type="character" w:customStyle="1" w:styleId="SidhuvudChar">
    <w:name w:val="Sidhuvud Char"/>
    <w:basedOn w:val="Standardstycketeckensnitt"/>
    <w:link w:val="Sidhuvud"/>
    <w:uiPriority w:val="99"/>
    <w:rsid w:val="00D777A8"/>
    <w:rPr>
      <w:rFonts w:ascii="Arial" w:hAnsi="Arial" w:cs="Arial"/>
      <w:color w:val="333333"/>
      <w:sz w:val="18"/>
      <w:szCs w:val="18"/>
      <w:lang w:val="en-US"/>
    </w:rPr>
  </w:style>
  <w:style w:type="character" w:styleId="Betoning">
    <w:name w:val="Emphasis"/>
    <w:aliases w:val="Sidhuvud[1]"/>
    <w:basedOn w:val="Standardstycketeckensnitt"/>
    <w:qFormat/>
    <w:rsid w:val="00317895"/>
    <w:rPr>
      <w:rFonts w:ascii="Arial" w:hAnsi="Arial"/>
      <w:i/>
      <w:iCs/>
      <w:sz w:val="16"/>
    </w:rPr>
  </w:style>
  <w:style w:type="paragraph" w:customStyle="1" w:styleId="Betoning1">
    <w:name w:val="Betoning[1]"/>
    <w:basedOn w:val="Normal"/>
    <w:link w:val="Betoning1Char"/>
    <w:qFormat/>
    <w:rsid w:val="00317895"/>
    <w:rPr>
      <w:color w:val="767171" w:themeColor="background2" w:themeShade="80"/>
    </w:rPr>
  </w:style>
  <w:style w:type="character" w:customStyle="1" w:styleId="Betoning1Char">
    <w:name w:val="Betoning[1] Char"/>
    <w:basedOn w:val="Standardstycketeckensnitt"/>
    <w:link w:val="Betoning1"/>
    <w:rsid w:val="00317895"/>
    <w:rPr>
      <w:rFonts w:ascii="Arial" w:hAnsi="Arial" w:cs="Arial"/>
      <w:color w:val="767171" w:themeColor="background2" w:themeShade="80"/>
    </w:rPr>
  </w:style>
  <w:style w:type="paragraph" w:styleId="Brdtextmedindrag">
    <w:name w:val="Body Text Indent"/>
    <w:basedOn w:val="Normal"/>
    <w:link w:val="BrdtextmedindragChar"/>
    <w:rsid w:val="00337D4B"/>
    <w:pPr>
      <w:ind w:left="283"/>
    </w:pPr>
  </w:style>
  <w:style w:type="character" w:customStyle="1" w:styleId="BrdtextmedindragChar">
    <w:name w:val="Brödtext med indrag Char"/>
    <w:basedOn w:val="Standardstycketeckensnitt"/>
    <w:link w:val="Brdtextmedindrag"/>
    <w:rsid w:val="00337D4B"/>
    <w:rPr>
      <w:rFonts w:ascii="Arial" w:hAnsi="Arial" w:cs="Arial"/>
      <w:color w:val="333333"/>
    </w:rPr>
  </w:style>
  <w:style w:type="paragraph" w:styleId="Brdtextmedfrstaindrag2">
    <w:name w:val="Body Text First Indent 2"/>
    <w:basedOn w:val="Brdtextmedindrag"/>
    <w:link w:val="Brdtextmedfrstaindrag2Char"/>
    <w:rsid w:val="00337D4B"/>
    <w:pPr>
      <w:ind w:left="360" w:firstLine="360"/>
    </w:pPr>
  </w:style>
  <w:style w:type="character" w:customStyle="1" w:styleId="Brdtextmedfrstaindrag2Char">
    <w:name w:val="Brödtext med första indrag 2 Char"/>
    <w:basedOn w:val="BrdtextmedindragChar"/>
    <w:link w:val="Brdtextmedfrstaindrag2"/>
    <w:rsid w:val="00337D4B"/>
    <w:rPr>
      <w:rFonts w:ascii="Arial" w:hAnsi="Arial" w:cs="Arial"/>
      <w:color w:val="333333"/>
    </w:rPr>
  </w:style>
  <w:style w:type="paragraph" w:styleId="Brdtext">
    <w:name w:val="Body Text"/>
    <w:basedOn w:val="Normal"/>
    <w:link w:val="BrdtextChar"/>
    <w:rsid w:val="00905954"/>
  </w:style>
  <w:style w:type="character" w:customStyle="1" w:styleId="BrdtextChar">
    <w:name w:val="Brödtext Char"/>
    <w:basedOn w:val="Standardstycketeckensnitt"/>
    <w:link w:val="Brdtext"/>
    <w:rsid w:val="00905954"/>
    <w:rPr>
      <w:rFonts w:ascii="Arial" w:hAnsi="Arial" w:cs="Arial"/>
      <w:color w:val="333333"/>
    </w:rPr>
  </w:style>
  <w:style w:type="paragraph" w:customStyle="1" w:styleId="Avdelning">
    <w:name w:val="Avdelning"/>
    <w:basedOn w:val="Normal"/>
    <w:rsid w:val="004E6CF3"/>
    <w:pPr>
      <w:spacing w:after="200"/>
    </w:pPr>
    <w:rPr>
      <w:color w:val="auto"/>
      <w:sz w:val="22"/>
      <w:szCs w:val="24"/>
    </w:rPr>
  </w:style>
  <w:style w:type="character" w:styleId="Platshllartext">
    <w:name w:val="Placeholder Text"/>
    <w:basedOn w:val="Standardstycketeckensnitt"/>
    <w:uiPriority w:val="99"/>
    <w:semiHidden/>
    <w:rsid w:val="00691D2E"/>
    <w:rPr>
      <w:color w:val="808080"/>
    </w:rPr>
  </w:style>
  <w:style w:type="paragraph" w:styleId="Brdtext3">
    <w:name w:val="Body Text 3"/>
    <w:basedOn w:val="Normal"/>
    <w:link w:val="Brdtext3Char"/>
    <w:rsid w:val="0027583C"/>
    <w:rPr>
      <w:sz w:val="16"/>
      <w:szCs w:val="16"/>
    </w:rPr>
  </w:style>
  <w:style w:type="character" w:customStyle="1" w:styleId="Brdtext3Char">
    <w:name w:val="Brödtext 3 Char"/>
    <w:basedOn w:val="Standardstycketeckensnitt"/>
    <w:link w:val="Brdtext3"/>
    <w:rsid w:val="0027583C"/>
    <w:rPr>
      <w:rFonts w:ascii="Arial" w:hAnsi="Arial" w:cs="Arial"/>
      <w:color w:val="333333"/>
      <w:sz w:val="16"/>
      <w:szCs w:val="16"/>
    </w:rPr>
  </w:style>
  <w:style w:type="paragraph" w:styleId="Underrubrik">
    <w:name w:val="Subtitle"/>
    <w:aliases w:val="Tabelltext 2"/>
    <w:basedOn w:val="Normal"/>
    <w:next w:val="Normal"/>
    <w:link w:val="UnderrubrikChar"/>
    <w:qFormat/>
    <w:rsid w:val="008443F1"/>
    <w:pPr>
      <w:numPr>
        <w:ilvl w:val="1"/>
      </w:numPr>
      <w:ind w:left="425"/>
    </w:pPr>
    <w:rPr>
      <w:rFonts w:eastAsiaTheme="minorEastAsia" w:cstheme="minorBidi"/>
      <w:color w:val="auto"/>
      <w:spacing w:val="15"/>
      <w:szCs w:val="22"/>
    </w:rPr>
  </w:style>
  <w:style w:type="character" w:customStyle="1" w:styleId="UnderrubrikChar">
    <w:name w:val="Underrubrik Char"/>
    <w:aliases w:val="Tabelltext 2 Char"/>
    <w:basedOn w:val="Standardstycketeckensnitt"/>
    <w:link w:val="Underrubrik"/>
    <w:rsid w:val="008443F1"/>
    <w:rPr>
      <w:rFonts w:ascii="Arial" w:eastAsiaTheme="minorEastAsia" w:hAnsi="Arial" w:cstheme="minorBidi"/>
      <w:spacing w:val="15"/>
      <w:szCs w:val="22"/>
    </w:rPr>
  </w:style>
  <w:style w:type="paragraph" w:customStyle="1" w:styleId="Normalmallinstruktion">
    <w:name w:val="Normal_mallinstruktion"/>
    <w:basedOn w:val="Normal"/>
    <w:link w:val="NormalmallinstruktionChar"/>
    <w:qFormat/>
    <w:rsid w:val="00713C77"/>
    <w:pPr>
      <w:spacing w:line="240" w:lineRule="auto"/>
      <w:ind w:left="426"/>
    </w:pPr>
    <w:rPr>
      <w:i/>
      <w:color w:val="FF0000"/>
    </w:rPr>
  </w:style>
  <w:style w:type="character" w:customStyle="1" w:styleId="NormalmallinstruktionChar">
    <w:name w:val="Normal_mallinstruktion Char"/>
    <w:link w:val="Normalmallinstruktion"/>
    <w:rsid w:val="00713C77"/>
    <w:rPr>
      <w:rFonts w:ascii="Arial" w:hAnsi="Arial" w:cs="Arial"/>
      <w:i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ou.mt@skane.se" TargetMode="External"/><Relationship Id="rId26" Type="http://schemas.openxmlformats.org/officeDocument/2006/relationships/image" Target="cid:part3.3C14A4A4.24FA77F8@med.lu.se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3.jpeg"/><Relationship Id="rId34" Type="http://schemas.openxmlformats.org/officeDocument/2006/relationships/header" Target="head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2.jpe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cid:part2.D46D773A.36D1C81D@med.lu.se" TargetMode="External"/><Relationship Id="rId32" Type="http://schemas.openxmlformats.org/officeDocument/2006/relationships/header" Target="header1.xml"/><Relationship Id="rId37" Type="http://schemas.microsoft.com/office/2011/relationships/people" Target="people.xml"/><Relationship Id="rId40" Type="http://schemas.microsoft.com/office/2018/08/relationships/commentsExtensible" Target="commentsExtensible.xml"/><Relationship Id="rId5" Type="http://schemas.openxmlformats.org/officeDocument/2006/relationships/customXml" Target="../customXml/item5.xml"/><Relationship Id="rId15" Type="http://schemas.microsoft.com/office/2011/relationships/commentsExtended" Target="commentsExtended.xm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2.png"/><Relationship Id="rId31" Type="http://schemas.openxmlformats.org/officeDocument/2006/relationships/image" Target="cid:image001.png@01D60537.2E273570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comments" Target="comments.xm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2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fou.mt@skane.se" TargetMode="External"/><Relationship Id="rId1" Type="http://schemas.openxmlformats.org/officeDocument/2006/relationships/image" Target="media/image1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05E6850F1644C1BBDAE002A807CC6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05E867A2-AE98-43BD-81C6-FE004A297498}"/>
      </w:docPartPr>
      <w:docPartBody>
        <w:p w:rsidR="00BA5BAA" w:rsidRDefault="00C02125" w:rsidP="00C02125">
          <w:pPr>
            <w:pStyle w:val="9F05E6850F1644C1BBDAE002A807CC61"/>
          </w:pPr>
          <w:r>
            <w:rPr>
              <w:color w:val="4472C4" w:themeColor="accent1"/>
              <w:sz w:val="28"/>
              <w:szCs w:val="28"/>
            </w:rPr>
            <w:t>[Dokumentets underrubrik]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125"/>
    <w:rsid w:val="00394066"/>
    <w:rsid w:val="00786357"/>
    <w:rsid w:val="00BA5BAA"/>
    <w:rsid w:val="00C02125"/>
    <w:rsid w:val="00FE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9F05E6850F1644C1BBDAE002A807CC61">
    <w:name w:val="9F05E6850F1644C1BBDAE002A807CC61"/>
    <w:rsid w:val="00C021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0f08771d-a4dc-4376-98e8-160e0f9e1930">RSS0005-304826355-83</_dlc_DocId>
    <_dlc_DocIdUrl xmlns="0f08771d-a4dc-4376-98e8-160e0f9e1930">
      <Url>http://mt.i.skane.se/projekt/process/_layouts/15/DocIdRedir.aspx?ID=RSS0005-304826355-83</Url>
      <Description>RSS0005-304826355-83</Description>
    </_dlc_DocIdUrl>
  </documentManagement>
</p:properti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Standardegenskaper och egenskaper för SharePoint-bibliotek</tns:defaultPropertyEditorNamespace>
</tns:customPropertyEditor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93F3CC3FDBFA24085074B655C5E761F" ma:contentTypeVersion="1" ma:contentTypeDescription="Skapa ett nytt dokument." ma:contentTypeScope="" ma:versionID="dabf744b41906321c7945695adc33b91">
  <xsd:schema xmlns:xsd="http://www.w3.org/2001/XMLSchema" xmlns:xs="http://www.w3.org/2001/XMLSchema" xmlns:p="http://schemas.microsoft.com/office/2006/metadata/properties" xmlns:ns2="0f08771d-a4dc-4376-98e8-160e0f9e1930" targetNamespace="http://schemas.microsoft.com/office/2006/metadata/properties" ma:root="true" ma:fieldsID="1aed6c6e11861e9bdd6392c9ca962088" ns2:_="">
    <xsd:import namespace="0f08771d-a4dc-4376-98e8-160e0f9e193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08771d-a4dc-4376-98e8-160e0f9e193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kument-ID-värde" ma:description="Värdet för dokument-ID som tilldelats till det här objektet." ma:internalName="_dlc_DocId" ma:readOnly="true">
      <xsd:simpleType>
        <xsd:restriction base="dms:Text"/>
      </xsd:simpleType>
    </xsd:element>
    <xsd:element name="_dlc_DocIdUrl" ma:index="9" nillable="true" ma:displayName="Dokument-ID" ma:description="Permanent länk till det här dokumente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Spara ID" ma:description="Behåll ID vid tillägg." ma:hidden="true" ma:internalName="_dlc_DocIdPersistId" ma:readOnly="true">
      <xsd:simpleType>
        <xsd:restriction base="dms:Boolean"/>
      </xsd:simpleType>
    </xsd:element>
    <xsd:element name="SharedWithUsers" ma:index="11" nillable="true" ma:displayName="Delat me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ISO690Nmerical.XSL" StyleName="ISO 690 – Numerisk referens" Version="1987">
  <b:Source>
    <b:Tag>ISO13485</b:Tag>
    <b:SourceType>Misc</b:SourceType>
    <b:Guid>{3143AC27-8961-4C61-AE8A-DBCD61EB6079}</b:Guid>
    <b:Title>ISO 13485:2012, Medicintekniska produkter – Ledningssystem för kvalitet – Krav för regulatoriska ändamål</b:Title>
    <b:RefOrder>5</b:RefOrder>
  </b:Source>
  <b:Source>
    <b:Tag>TMPL10029</b:Tag>
    <b:SourceType>Book</b:SourceType>
    <b:Guid>{EE05E4CE-EC42-4684-A030-BE606D5DE00F}</b:Guid>
    <b:Title>TMPL-10029, instruktion med Checklista ledningens genomgång</b:Title>
    <b:RefOrder>12</b:RefOrder>
  </b:Source>
  <b:Source>
    <b:Tag>PROC10011</b:Tag>
    <b:SourceType>Report</b:SourceType>
    <b:Guid>{086C64F6-2AB2-47DE-8035-BB17358A7CCB}</b:Guid>
    <b:Title>PROC-10011, Processbeskrivning Produktutveckling</b:Title>
    <b:RefOrder>8</b:RefOrder>
  </b:Source>
  <b:Source>
    <b:Tag>ISO14971</b:Tag>
    <b:SourceType>Report</b:SourceType>
    <b:Guid>{321E64C5-1D38-4278-AB6C-0F81902614E0}</b:Guid>
    <b:Title>ISO 14971:2012, Medicintekniska produkter – Tillämpning av ett system för riskhantering för medicintekniska produkter</b:Title>
    <b:RefOrder>9</b:RefOrder>
  </b:Source>
  <b:Source>
    <b:Tag>SocRiskanalys</b:Tag>
    <b:SourceType>Book</b:SourceType>
    <b:Guid>{C5996127-D855-445B-A563-974B813BE32F}</b:Guid>
    <b:Title>ISBN:978-91-86301-28-6, Riskanalys &amp; Händelseanalys - handbok för patientsäkerhet</b:Title>
    <b:RefOrder>13</b:RefOrder>
  </b:Source>
  <b:Source>
    <b:Tag>IEC62366</b:Tag>
    <b:SourceType>Report</b:SourceType>
    <b:Guid>{DB2FDB83-03E4-44A2-B5E1-9927E63A14B8}</b:Guid>
    <b:Title>IEC 62366, Medical devices - Application of usibility engineering to medical devices</b:Title>
    <b:RefOrder>14</b:RefOrder>
  </b:Source>
  <b:Source>
    <b:Tag>TMPL10025</b:Tag>
    <b:SourceType>Misc</b:SourceType>
    <b:Guid>{72723CAA-ACCC-4CEE-B1A1-72AC25400C0F}</b:Guid>
    <b:Title>TMPL-10025, Produktbeskrivning, mall</b:Title>
    <b:RefOrder>15</b:RefOrder>
  </b:Source>
  <b:Source>
    <b:Tag>TMPL10028</b:Tag>
    <b:SourceType>Report</b:SourceType>
    <b:Guid>{3C71E753-3699-49DE-91EA-5A4826AEA9BE}</b:Guid>
    <b:Title>TMPL-10028, Teknisk fil, Mall</b:Title>
    <b:RefOrder>16</b:RefOrder>
  </b:Source>
  <b:Source>
    <b:Tag>TMPL10022</b:Tag>
    <b:SourceType>Book</b:SourceType>
    <b:Guid>{4C2252FD-6C24-4BB2-8FCC-DAE6557C53BC}</b:Guid>
    <b:Title>TMPL-10022, Riskhanteringsplan Mall</b:Title>
    <b:RefOrder>17</b:RefOrder>
  </b:Source>
  <b:Source>
    <b:Tag>TMPL10030</b:Tag>
    <b:SourceType>Report</b:SourceType>
    <b:Guid>{E984B45C-8FE8-4184-A566-3B957FF806BA}</b:Guid>
    <b:Title>TMPL-10030, Riskhanteringsrapport, mall</b:Title>
    <b:RefOrder>18</b:RefOrder>
  </b:Source>
  <b:Source>
    <b:Tag>TMPL10038</b:Tag>
    <b:SourceType>Report</b:SourceType>
    <b:Guid>{0F2693CA-FF0D-4961-B6DF-0803033E2EEA}</b:Guid>
    <b:Title>TMPL-10038, Riskanalysschema, mall</b:Title>
    <b:RefOrder>19</b:RefOrder>
  </b:Source>
  <b:Source>
    <b:Tag>TMPL10043</b:Tag>
    <b:SourceType>Book</b:SourceType>
    <b:Guid>{6422E180-2514-48E2-8199-29D0F7288EA0}</b:Guid>
    <b:Title>TMPL-10043, Mötesanteckningar riskanalysmöte, mall</b:Title>
    <b:RefOrder>20</b:RefOrder>
  </b:Source>
  <b:Source>
    <b:Tag>PROC10013</b:Tag>
    <b:SourceType>Report</b:SourceType>
    <b:Guid>{4F2F6B84-85CD-48FB-B5A8-761F62D77F2B}</b:Guid>
    <b:Title>PROC-10013, Processbeskrivning Kvalitetsmanual</b:Title>
    <b:RefOrder>4</b:RefOrder>
  </b:Source>
  <b:Source>
    <b:Tag>PROC10012</b:Tag>
    <b:SourceType>Report</b:SourceType>
    <b:Guid>{DC9ABF23-561B-4139-B174-1501E9ABFF4B}</b:Guid>
    <b:Title>PROC-10012, Processbeskrivning Tillverkning</b:Title>
    <b:RefOrder>21</b:RefOrder>
  </b:Source>
  <b:Source>
    <b:Tag>ISO14155_2011</b:Tag>
    <b:SourceType>Book</b:SourceType>
    <b:Guid>{B75D0C78-A0D9-4AC3-B4F2-3D96680BC8F3}</b:Guid>
    <b:Title>SS-EN ISO 14155:2011, Klinisk prövning av medicintekniska produkter – God klinisk praxis</b:Title>
    <b:RefOrder>1</b:RefOrder>
  </b:Source>
  <b:Source>
    <b:Tag>SOSF2008_1</b:Tag>
    <b:SourceType>Book</b:SourceType>
    <b:Guid>{EBB73398-E670-4775-B5B2-456B567B70CD}</b:Guid>
    <b:Title>SOSF 2008:1, Användning av medicintekniska produkter i hälso- och sjukvården </b:Title>
    <b:RefOrder>3</b:RefOrder>
  </b:Source>
  <b:Source>
    <b:Tag>TMPL10031</b:Tag>
    <b:SourceType>Book</b:SourceType>
    <b:Guid>{233068E3-6087-4D4B-8D52-17A093C70E3F}</b:Guid>
    <b:Title>TMPL-10031, Försäkran om överensstämmelse</b:Title>
    <b:RefOrder>6</b:RefOrder>
  </b:Source>
  <b:Source>
    <b:Tag>Covid19_IVOs_svar</b:Tag>
    <b:SourceType>InternetSite</b:SourceType>
    <b:Guid>{E94D4936-A7F9-4A4A-A0A9-CF45A181AF7F}</b:Guid>
    <b:Title>https://www.ivo.se/publicerat-material/nyheter/2020/ivos-svar-pa-fraga-gallande-anvandning-och-hantering-av-ventilatorer-tillhandahallna-bl.a.-fran-socialstyrelsens-beredskapslager/</b:Title>
    <b:InternetSiteTitle>IVO_s svar på fråga gällande användning och hantering av ventilatorer</b:InternetSiteTitle>
    <b:RefOrder>7</b:RefOrder>
  </b:Source>
  <b:Source>
    <b:Tag>EXDO_DentalSG</b:Tag>
    <b:SourceType>Book</b:SourceType>
    <b:Guid>{BEFC4F3E-1A16-4CF2-BAE8-CEF2231E4A19}</b:Guid>
    <b:Title>EXDO-191205, DentalSG-DataSheet</b:Title>
    <b:RefOrder>10</b:RefOrder>
  </b:Source>
  <b:Source xmlns:b="http://schemas.openxmlformats.org/officeDocument/2006/bibliography" xmlns="http://schemas.openxmlformats.org/officeDocument/2006/bibliography">
    <b:Tag>RUT_DentalSG</b:Tag>
    <b:RefOrder>11</b:RefOrder>
  </b:Source>
  <b:Source>
    <b:Tag>EXDO191204</b:Tag>
    <b:SourceType>Book</b:SourceType>
    <b:Guid>{10C95AFE-6977-414A-ABF3-2F51B4FE86F4}</b:Guid>
    <b:Title>EXDO-191204, Application-Guide_Surgical-Guides_EN</b:Title>
    <b:RefOrder>2</b:RefOrder>
  </b:Source>
</b:Sources>
</file>

<file path=customXml/itemProps1.xml><?xml version="1.0" encoding="utf-8"?>
<ds:datastoreItem xmlns:ds="http://schemas.openxmlformats.org/officeDocument/2006/customXml" ds:itemID="{717A3DDB-9A30-477E-8A35-3621E546FDA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7F84DB-E0C9-41A3-AB0B-51367DD6807A}">
  <ds:schemaRefs>
    <ds:schemaRef ds:uri="http://schemas.microsoft.com/office/2006/metadata/properties"/>
    <ds:schemaRef ds:uri="http://schemas.microsoft.com/office/infopath/2007/PartnerControls"/>
    <ds:schemaRef ds:uri="0f08771d-a4dc-4376-98e8-160e0f9e1930"/>
  </ds:schemaRefs>
</ds:datastoreItem>
</file>

<file path=customXml/itemProps3.xml><?xml version="1.0" encoding="utf-8"?>
<ds:datastoreItem xmlns:ds="http://schemas.openxmlformats.org/officeDocument/2006/customXml" ds:itemID="{4A2258B8-AECC-40A7-BCAE-857A019C645D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2B3AC9B6-FFCE-4ED1-B5FD-D356C7C8210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3CC35678-0B9D-4375-9A17-F85DDC41D1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08771d-a4dc-4376-98e8-160e0f9e19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C4597036-2B8A-AA43-82F5-0A466E271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2407</Words>
  <Characters>12759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>Utveckling av medicinteknisk produkt</vt:lpstr>
      <vt:lpstr>Utveckling av medicinteknisk produkt</vt:lpstr>
    </vt:vector>
  </TitlesOfParts>
  <Manager/>
  <Company>Digitalisering IT och MT</Company>
  <LinksUpToDate>false</LinksUpToDate>
  <CharactersWithSpaces>15136</CharactersWithSpaces>
  <SharedDoc>false</SharedDoc>
  <HLinks>
    <vt:vector size="144" baseType="variant">
      <vt:variant>
        <vt:i4>1835059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_Toc526151592</vt:lpwstr>
      </vt:variant>
      <vt:variant>
        <vt:i4>1835059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_Toc526151591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_Toc526151590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_Toc526151589</vt:lpwstr>
      </vt:variant>
      <vt:variant>
        <vt:i4>1900595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_Toc526151588</vt:lpwstr>
      </vt:variant>
      <vt:variant>
        <vt:i4>1900595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_Toc526151587</vt:lpwstr>
      </vt:variant>
      <vt:variant>
        <vt:i4>1900595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_Toc526151586</vt:lpwstr>
      </vt:variant>
      <vt:variant>
        <vt:i4>1900595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_Toc526151585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_Toc526151584</vt:lpwstr>
      </vt:variant>
      <vt:variant>
        <vt:i4>1900595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_Toc526151583</vt:lpwstr>
      </vt:variant>
      <vt:variant>
        <vt:i4>1900595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_Toc526151582</vt:lpwstr>
      </vt:variant>
      <vt:variant>
        <vt:i4>1900595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_Toc526151581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_Toc526151580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_Toc526151579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_Toc526151578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_Toc526151577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_Toc526151576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_Toc526151575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_Toc526151574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_Toc526151573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_Toc526151572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_Toc526151571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_Toc526151570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_Toc526151569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Utveckling av medicinteknisk produkt</dc:title>
  <dc:subject>Flödessplitter för högflödesgrimma</dc:subject>
  <dc:creator>Nordqvist Per</dc:creator>
  <cp:keywords>[Ange MallID]</cp:keywords>
  <dc:description>Produktframställning av medicinteknisk produkt enligt SOSF 2008:1</dc:description>
  <cp:lastModifiedBy>Jesper Fogestam Hessius</cp:lastModifiedBy>
  <cp:revision>4</cp:revision>
  <cp:lastPrinted>2020-04-02T13:28:00Z</cp:lastPrinted>
  <dcterms:created xsi:type="dcterms:W3CDTF">2020-04-02T20:43:00Z</dcterms:created>
  <dcterms:modified xsi:type="dcterms:W3CDTF">2020-04-02T21:34:00Z</dcterms:modified>
  <cp:category>[RSMT-2026-1]</cp:category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ID">
    <vt:lpwstr>PROC-10002</vt:lpwstr>
  </property>
  <property fmtid="{D5CDD505-2E9C-101B-9397-08002B2CF9AE}" pid="3" name="_VerNbrMajor">
    <vt:lpwstr>0</vt:lpwstr>
  </property>
  <property fmtid="{D5CDD505-2E9C-101B-9397-08002B2CF9AE}" pid="4" name="_VerNbr_Sub">
    <vt:lpwstr>0</vt:lpwstr>
  </property>
  <property fmtid="{D5CDD505-2E9C-101B-9397-08002B2CF9AE}" pid="5" name="_created_by">
    <vt:lpwstr>Johan Hellfalk</vt:lpwstr>
  </property>
  <property fmtid="{D5CDD505-2E9C-101B-9397-08002B2CF9AE}" pid="6" name="_modified_by">
    <vt:lpwstr>Johan Hellfalk</vt:lpwstr>
  </property>
  <property fmtid="{D5CDD505-2E9C-101B-9397-08002B2CF9AE}" pid="7" name="_approve_date">
    <vt:lpwstr>N/A</vt:lpwstr>
  </property>
  <property fmtid="{D5CDD505-2E9C-101B-9397-08002B2CF9AE}" pid="8" name="_creation_date">
    <vt:lpwstr>2012-04-01</vt:lpwstr>
  </property>
  <property fmtid="{D5CDD505-2E9C-101B-9397-08002B2CF9AE}" pid="9" name="_modified_date">
    <vt:lpwstr>2012-04-01</vt:lpwstr>
  </property>
  <property fmtid="{D5CDD505-2E9C-101B-9397-08002B2CF9AE}" pid="10" name="_doc_type">
    <vt:lpwstr>Process</vt:lpwstr>
  </property>
  <property fmtid="{D5CDD505-2E9C-101B-9397-08002B2CF9AE}" pid="11" name="_doc_title">
    <vt:lpwstr>Document and record control</vt:lpwstr>
  </property>
  <property fmtid="{D5CDD505-2E9C-101B-9397-08002B2CF9AE}" pid="12" name="_doc_status">
    <vt:lpwstr>Draft</vt:lpwstr>
  </property>
  <property fmtid="{D5CDD505-2E9C-101B-9397-08002B2CF9AE}" pid="13" name="_approved_by">
    <vt:lpwstr>N/A</vt:lpwstr>
  </property>
  <property fmtid="{D5CDD505-2E9C-101B-9397-08002B2CF9AE}" pid="14" name="_effective_date">
    <vt:lpwstr> </vt:lpwstr>
  </property>
  <property fmtid="{D5CDD505-2E9C-101B-9397-08002B2CF9AE}" pid="15" name="_effective_by">
    <vt:lpwstr> </vt:lpwstr>
  </property>
  <property fmtid="{D5CDD505-2E9C-101B-9397-08002B2CF9AE}" pid="16" name="_retired_date">
    <vt:lpwstr> </vt:lpwstr>
  </property>
  <property fmtid="{D5CDD505-2E9C-101B-9397-08002B2CF9AE}" pid="17" name="_Change_Notice">
    <vt:lpwstr> </vt:lpwstr>
  </property>
  <property fmtid="{D5CDD505-2E9C-101B-9397-08002B2CF9AE}" pid="18" name="ContentTypeId">
    <vt:lpwstr>0x010100193F3CC3FDBFA24085074B655C5E761F</vt:lpwstr>
  </property>
  <property fmtid="{D5CDD505-2E9C-101B-9397-08002B2CF9AE}" pid="19" name="_dlc_DocIdItemGuid">
    <vt:lpwstr>f6212795-fd3e-47c8-bf67-557bc43f6d01</vt:lpwstr>
  </property>
  <property fmtid="{D5CDD505-2E9C-101B-9397-08002B2CF9AE}" pid="20" name="Kontrollerad av">
    <vt:lpwstr>Granskad</vt:lpwstr>
  </property>
  <property fmtid="{D5CDD505-2E9C-101B-9397-08002B2CF9AE}" pid="21" name="Dokumenttyp">
    <vt:lpwstr>40;#(RE) Rapport|d3c04ac7-b677-4e6d-b4ae-2380171dc64f</vt:lpwstr>
  </property>
  <property fmtid="{D5CDD505-2E9C-101B-9397-08002B2CF9AE}" pid="22" name="Ämnesområde">
    <vt:lpwstr>79;#Verksamhetsprocesser|eb688dd1-493d-4a54-a83c-5ed5de3a7fee</vt:lpwstr>
  </property>
  <property fmtid="{D5CDD505-2E9C-101B-9397-08002B2CF9AE}" pid="23" name="Ort">
    <vt:lpwstr/>
  </property>
  <property fmtid="{D5CDD505-2E9C-101B-9397-08002B2CF9AE}" pid="24" name="Dokumentslag">
    <vt:lpwstr>45;#Styrande dok (ej labmedicin)|516e5653-cf95-4fb4-b0a6-6a0681afa503</vt:lpwstr>
  </property>
  <property fmtid="{D5CDD505-2E9C-101B-9397-08002B2CF9AE}" pid="25" name="Gäller för">
    <vt:lpwstr>64;#VO Medicinsk teknik Skåne|4dd45c9d-a86b-4fa1-b8d6-b62698d8852e</vt:lpwstr>
  </property>
  <property fmtid="{D5CDD505-2E9C-101B-9397-08002B2CF9AE}" pid="26" name="Process">
    <vt:lpwstr>166;#Utveckling|dd6e8c2f-03a2-42dd-8a12-1279121d19ef</vt:lpwstr>
  </property>
  <property fmtid="{D5CDD505-2E9C-101B-9397-08002B2CF9AE}" pid="27" name="Förtydligande dokumenttyp">
    <vt:lpwstr/>
  </property>
  <property fmtid="{D5CDD505-2E9C-101B-9397-08002B2CF9AE}" pid="28" name="Slutdatum">
    <vt:lpwstr>Datum</vt:lpwstr>
  </property>
</Properties>
</file>